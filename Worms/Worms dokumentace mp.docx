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2F79E5" w14:textId="44ECCEE6" w:rsidR="00637AC7" w:rsidRPr="00484468" w:rsidRDefault="00FB4CD8">
      <w:pPr>
        <w:pStyle w:val="Default"/>
        <w:jc w:val="center"/>
        <w:rPr>
          <w:rFonts w:ascii="Cambria" w:hAnsi="Cambria"/>
          <w:color w:val="auto"/>
          <w:sz w:val="36"/>
          <w:szCs w:val="36"/>
          <w:lang w:val="cs-CZ"/>
          <w:rPrChange w:id="0" w:author="Habas Jan" w:date="2021-02-07T17:31:00Z">
            <w:rPr>
              <w:rFonts w:ascii="Cambria" w:hAnsi="Cambria"/>
              <w:color w:val="auto"/>
              <w:sz w:val="36"/>
              <w:szCs w:val="36"/>
              <w:lang w:val="cs-CZ"/>
            </w:rPr>
          </w:rPrChange>
        </w:rPr>
      </w:pPr>
      <w:commentRangeStart w:id="1"/>
      <w:del w:id="2" w:author="Habas Jan" w:date="2021-02-04T12:22:00Z">
        <w:r w:rsidRPr="00484468" w:rsidDel="00562FA3">
          <w:rPr>
            <w:rFonts w:ascii="Cambria" w:hAnsi="Cambria"/>
            <w:b/>
            <w:bCs/>
            <w:color w:val="auto"/>
            <w:sz w:val="36"/>
            <w:szCs w:val="36"/>
            <w:lang w:val="cs-CZ"/>
          </w:rPr>
          <w:delText>STŘEDOŠKOLSKÁ ODBORNÁ ČINNOST</w:delText>
        </w:r>
        <w:commentRangeEnd w:id="1"/>
        <w:r w:rsidR="0024461F" w:rsidRPr="00484468" w:rsidDel="00562FA3">
          <w:rPr>
            <w:rStyle w:val="Odkaznakoment"/>
            <w:rFonts w:ascii="Cambria" w:eastAsiaTheme="minorHAnsi" w:hAnsi="Cambria"/>
            <w:color w:val="auto"/>
            <w:rPrChange w:id="3" w:author="Habas Jan" w:date="2021-02-07T17:31:00Z">
              <w:rPr>
                <w:rStyle w:val="Odkaznakoment"/>
                <w:rFonts w:eastAsiaTheme="minorHAnsi"/>
                <w:color w:val="auto"/>
              </w:rPr>
            </w:rPrChange>
          </w:rPr>
          <w:commentReference w:id="1"/>
        </w:r>
      </w:del>
      <w:ins w:id="4" w:author="Habas Jan" w:date="2021-02-04T12:22:00Z">
        <w:r w:rsidR="00562FA3" w:rsidRPr="00484468">
          <w:rPr>
            <w:rFonts w:ascii="Cambria" w:hAnsi="Cambria"/>
            <w:b/>
            <w:bCs/>
            <w:color w:val="auto"/>
            <w:sz w:val="36"/>
            <w:szCs w:val="36"/>
            <w:lang w:val="cs-CZ"/>
          </w:rPr>
          <w:t>Maturitní práce</w:t>
        </w:r>
      </w:ins>
    </w:p>
    <w:p w14:paraId="562F79E6" w14:textId="77777777" w:rsidR="00637AC7" w:rsidRPr="00484468" w:rsidRDefault="00637AC7">
      <w:pPr>
        <w:pStyle w:val="Default"/>
        <w:rPr>
          <w:rFonts w:ascii="Cambria" w:hAnsi="Cambria"/>
          <w:b/>
          <w:bCs/>
          <w:color w:val="auto"/>
          <w:sz w:val="23"/>
          <w:szCs w:val="23"/>
          <w:lang w:val="cs-CZ"/>
          <w:rPrChange w:id="5" w:author="Habas Jan" w:date="2021-02-07T17:31:00Z">
            <w:rPr>
              <w:rFonts w:ascii="Cambria" w:hAnsi="Cambria"/>
              <w:b/>
              <w:bCs/>
              <w:color w:val="auto"/>
              <w:sz w:val="23"/>
              <w:szCs w:val="23"/>
              <w:lang w:val="cs-CZ"/>
            </w:rPr>
          </w:rPrChange>
        </w:rPr>
      </w:pPr>
    </w:p>
    <w:p w14:paraId="562F79E7" w14:textId="77777777" w:rsidR="00637AC7" w:rsidRPr="00484468" w:rsidRDefault="00637AC7">
      <w:pPr>
        <w:pStyle w:val="Default"/>
        <w:jc w:val="center"/>
        <w:rPr>
          <w:rFonts w:ascii="Cambria" w:hAnsi="Cambria"/>
          <w:b/>
          <w:bCs/>
          <w:color w:val="auto"/>
          <w:sz w:val="28"/>
          <w:szCs w:val="28"/>
          <w:lang w:val="cs-CZ"/>
          <w:rPrChange w:id="6" w:author="Habas Jan" w:date="2021-02-07T17:31:00Z">
            <w:rPr>
              <w:rFonts w:ascii="Cambria" w:hAnsi="Cambria"/>
              <w:b/>
              <w:bCs/>
              <w:color w:val="auto"/>
              <w:sz w:val="28"/>
              <w:szCs w:val="28"/>
              <w:lang w:val="cs-CZ"/>
            </w:rPr>
          </w:rPrChange>
        </w:rPr>
      </w:pPr>
    </w:p>
    <w:p w14:paraId="562F79E8" w14:textId="77777777" w:rsidR="00637AC7" w:rsidRPr="00484468" w:rsidRDefault="00637AC7">
      <w:pPr>
        <w:pStyle w:val="Default"/>
        <w:jc w:val="center"/>
        <w:rPr>
          <w:rFonts w:ascii="Cambria" w:hAnsi="Cambria"/>
          <w:b/>
          <w:bCs/>
          <w:color w:val="auto"/>
          <w:sz w:val="40"/>
          <w:szCs w:val="40"/>
          <w:lang w:val="cs-CZ"/>
          <w:rPrChange w:id="7" w:author="Habas Jan" w:date="2021-02-07T17:31:00Z">
            <w:rPr>
              <w:rFonts w:ascii="Cambria" w:hAnsi="Cambria"/>
              <w:b/>
              <w:bCs/>
              <w:color w:val="auto"/>
              <w:sz w:val="40"/>
              <w:szCs w:val="40"/>
              <w:lang w:val="cs-CZ"/>
            </w:rPr>
          </w:rPrChange>
        </w:rPr>
      </w:pPr>
    </w:p>
    <w:p w14:paraId="562F79E9" w14:textId="77777777" w:rsidR="00637AC7" w:rsidRPr="00484468" w:rsidRDefault="00637AC7">
      <w:pPr>
        <w:pStyle w:val="Default"/>
        <w:jc w:val="center"/>
        <w:rPr>
          <w:rFonts w:ascii="Cambria" w:hAnsi="Cambria"/>
          <w:b/>
          <w:bCs/>
          <w:color w:val="auto"/>
          <w:sz w:val="40"/>
          <w:szCs w:val="40"/>
          <w:lang w:val="cs-CZ"/>
          <w:rPrChange w:id="8" w:author="Habas Jan" w:date="2021-02-07T17:31:00Z">
            <w:rPr>
              <w:rFonts w:ascii="Cambria" w:hAnsi="Cambria"/>
              <w:b/>
              <w:bCs/>
              <w:color w:val="auto"/>
              <w:sz w:val="40"/>
              <w:szCs w:val="40"/>
              <w:lang w:val="cs-CZ"/>
            </w:rPr>
          </w:rPrChange>
        </w:rPr>
      </w:pPr>
    </w:p>
    <w:p w14:paraId="562F79EA" w14:textId="77777777" w:rsidR="00637AC7" w:rsidRPr="00484468" w:rsidRDefault="00637AC7">
      <w:pPr>
        <w:pStyle w:val="Default"/>
        <w:jc w:val="center"/>
        <w:rPr>
          <w:rFonts w:ascii="Cambria" w:hAnsi="Cambria"/>
          <w:b/>
          <w:bCs/>
          <w:color w:val="auto"/>
          <w:sz w:val="40"/>
          <w:szCs w:val="40"/>
          <w:lang w:val="cs-CZ"/>
          <w:rPrChange w:id="9" w:author="Habas Jan" w:date="2021-02-07T17:31:00Z">
            <w:rPr>
              <w:rFonts w:ascii="Cambria" w:hAnsi="Cambria"/>
              <w:b/>
              <w:bCs/>
              <w:color w:val="auto"/>
              <w:sz w:val="40"/>
              <w:szCs w:val="40"/>
              <w:lang w:val="cs-CZ"/>
            </w:rPr>
          </w:rPrChange>
        </w:rPr>
      </w:pPr>
    </w:p>
    <w:p w14:paraId="562F79EB" w14:textId="77777777" w:rsidR="00637AC7" w:rsidRPr="00484468" w:rsidRDefault="00637AC7">
      <w:pPr>
        <w:pStyle w:val="Default"/>
        <w:jc w:val="center"/>
        <w:rPr>
          <w:rFonts w:ascii="Cambria" w:hAnsi="Cambria"/>
          <w:b/>
          <w:bCs/>
          <w:color w:val="auto"/>
          <w:sz w:val="40"/>
          <w:szCs w:val="40"/>
          <w:lang w:val="cs-CZ"/>
          <w:rPrChange w:id="10" w:author="Habas Jan" w:date="2021-02-07T17:31:00Z">
            <w:rPr>
              <w:rFonts w:ascii="Cambria" w:hAnsi="Cambria"/>
              <w:b/>
              <w:bCs/>
              <w:color w:val="auto"/>
              <w:sz w:val="40"/>
              <w:szCs w:val="40"/>
              <w:lang w:val="cs-CZ"/>
            </w:rPr>
          </w:rPrChange>
        </w:rPr>
      </w:pPr>
    </w:p>
    <w:p w14:paraId="562F79EC" w14:textId="77777777" w:rsidR="00637AC7" w:rsidRPr="00484468" w:rsidRDefault="00637AC7">
      <w:pPr>
        <w:pStyle w:val="Default"/>
        <w:jc w:val="center"/>
        <w:rPr>
          <w:rFonts w:ascii="Cambria" w:hAnsi="Cambria"/>
          <w:b/>
          <w:bCs/>
          <w:color w:val="auto"/>
          <w:sz w:val="40"/>
          <w:szCs w:val="40"/>
          <w:lang w:val="cs-CZ"/>
          <w:rPrChange w:id="11" w:author="Habas Jan" w:date="2021-02-07T17:31:00Z">
            <w:rPr>
              <w:rFonts w:ascii="Cambria" w:hAnsi="Cambria"/>
              <w:b/>
              <w:bCs/>
              <w:color w:val="auto"/>
              <w:sz w:val="40"/>
              <w:szCs w:val="40"/>
              <w:lang w:val="cs-CZ"/>
            </w:rPr>
          </w:rPrChange>
        </w:rPr>
      </w:pPr>
    </w:p>
    <w:p w14:paraId="562F79ED" w14:textId="77777777" w:rsidR="00637AC7" w:rsidRPr="00484468" w:rsidRDefault="00637AC7">
      <w:pPr>
        <w:pStyle w:val="Default"/>
        <w:jc w:val="center"/>
        <w:rPr>
          <w:rFonts w:ascii="Cambria" w:hAnsi="Cambria"/>
          <w:b/>
          <w:bCs/>
          <w:color w:val="auto"/>
          <w:sz w:val="40"/>
          <w:szCs w:val="40"/>
          <w:lang w:val="cs-CZ"/>
          <w:rPrChange w:id="12" w:author="Habas Jan" w:date="2021-02-07T17:31:00Z">
            <w:rPr>
              <w:rFonts w:ascii="Cambria" w:hAnsi="Cambria"/>
              <w:b/>
              <w:bCs/>
              <w:color w:val="auto"/>
              <w:sz w:val="40"/>
              <w:szCs w:val="40"/>
              <w:lang w:val="cs-CZ"/>
            </w:rPr>
          </w:rPrChange>
        </w:rPr>
      </w:pPr>
    </w:p>
    <w:p w14:paraId="562F79EE" w14:textId="77777777" w:rsidR="00637AC7" w:rsidRPr="00484468" w:rsidRDefault="00637AC7">
      <w:pPr>
        <w:pStyle w:val="Default"/>
        <w:jc w:val="center"/>
        <w:rPr>
          <w:rFonts w:ascii="Cambria" w:hAnsi="Cambria"/>
          <w:b/>
          <w:bCs/>
          <w:color w:val="auto"/>
          <w:sz w:val="40"/>
          <w:szCs w:val="40"/>
          <w:lang w:val="cs-CZ"/>
          <w:rPrChange w:id="13" w:author="Habas Jan" w:date="2021-02-07T17:31:00Z">
            <w:rPr>
              <w:rFonts w:ascii="Cambria" w:hAnsi="Cambria"/>
              <w:b/>
              <w:bCs/>
              <w:color w:val="auto"/>
              <w:sz w:val="40"/>
              <w:szCs w:val="40"/>
              <w:lang w:val="cs-CZ"/>
            </w:rPr>
          </w:rPrChange>
        </w:rPr>
      </w:pPr>
    </w:p>
    <w:p w14:paraId="562F79EF" w14:textId="77777777" w:rsidR="00637AC7" w:rsidRPr="00484468" w:rsidRDefault="00637AC7">
      <w:pPr>
        <w:pStyle w:val="Default"/>
        <w:jc w:val="center"/>
        <w:rPr>
          <w:rFonts w:ascii="Cambria" w:hAnsi="Cambria"/>
          <w:b/>
          <w:bCs/>
          <w:color w:val="auto"/>
          <w:sz w:val="40"/>
          <w:szCs w:val="40"/>
          <w:lang w:val="cs-CZ"/>
          <w:rPrChange w:id="14" w:author="Habas Jan" w:date="2021-02-07T17:31:00Z">
            <w:rPr>
              <w:rFonts w:ascii="Cambria" w:hAnsi="Cambria"/>
              <w:b/>
              <w:bCs/>
              <w:color w:val="auto"/>
              <w:sz w:val="40"/>
              <w:szCs w:val="40"/>
              <w:lang w:val="cs-CZ"/>
            </w:rPr>
          </w:rPrChange>
        </w:rPr>
      </w:pPr>
    </w:p>
    <w:p w14:paraId="562F79F0" w14:textId="77777777" w:rsidR="00637AC7" w:rsidRPr="00484468" w:rsidRDefault="00637AC7">
      <w:pPr>
        <w:pStyle w:val="Default"/>
        <w:jc w:val="center"/>
        <w:rPr>
          <w:rFonts w:ascii="Cambria" w:hAnsi="Cambria"/>
          <w:b/>
          <w:bCs/>
          <w:color w:val="auto"/>
          <w:sz w:val="40"/>
          <w:szCs w:val="40"/>
          <w:lang w:val="cs-CZ"/>
          <w:rPrChange w:id="15" w:author="Habas Jan" w:date="2021-02-07T17:31:00Z">
            <w:rPr>
              <w:rFonts w:ascii="Cambria" w:hAnsi="Cambria"/>
              <w:b/>
              <w:bCs/>
              <w:color w:val="auto"/>
              <w:sz w:val="40"/>
              <w:szCs w:val="40"/>
              <w:lang w:val="cs-CZ"/>
            </w:rPr>
          </w:rPrChange>
        </w:rPr>
      </w:pPr>
    </w:p>
    <w:p w14:paraId="562F79F1" w14:textId="77777777" w:rsidR="00637AC7" w:rsidRPr="00484468" w:rsidRDefault="00637AC7">
      <w:pPr>
        <w:pStyle w:val="Default"/>
        <w:jc w:val="center"/>
        <w:rPr>
          <w:rFonts w:ascii="Cambria" w:hAnsi="Cambria"/>
          <w:b/>
          <w:bCs/>
          <w:color w:val="auto"/>
          <w:sz w:val="40"/>
          <w:szCs w:val="40"/>
          <w:lang w:val="cs-CZ"/>
          <w:rPrChange w:id="16" w:author="Habas Jan" w:date="2021-02-07T17:31:00Z">
            <w:rPr>
              <w:rFonts w:ascii="Cambria" w:hAnsi="Cambria"/>
              <w:b/>
              <w:bCs/>
              <w:color w:val="auto"/>
              <w:sz w:val="40"/>
              <w:szCs w:val="40"/>
              <w:lang w:val="cs-CZ"/>
            </w:rPr>
          </w:rPrChange>
        </w:rPr>
      </w:pPr>
    </w:p>
    <w:p w14:paraId="562F79F2" w14:textId="77777777" w:rsidR="00637AC7" w:rsidRPr="00484468" w:rsidRDefault="00FB4CD8">
      <w:pPr>
        <w:pStyle w:val="Default"/>
        <w:jc w:val="center"/>
        <w:rPr>
          <w:rFonts w:ascii="Cambria" w:hAnsi="Cambria"/>
          <w:b/>
          <w:bCs/>
          <w:color w:val="auto"/>
          <w:sz w:val="32"/>
          <w:szCs w:val="32"/>
          <w:lang w:val="cs-CZ"/>
          <w:rPrChange w:id="17" w:author="Habas Jan" w:date="2021-02-07T17:31:00Z">
            <w:rPr>
              <w:rFonts w:ascii="Cambria" w:hAnsi="Cambria"/>
              <w:b/>
              <w:bCs/>
              <w:color w:val="auto"/>
              <w:sz w:val="32"/>
              <w:szCs w:val="32"/>
              <w:lang w:val="cs-CZ"/>
            </w:rPr>
          </w:rPrChange>
        </w:rPr>
      </w:pPr>
      <w:r w:rsidRPr="00484468">
        <w:rPr>
          <w:rFonts w:ascii="Cambria" w:hAnsi="Cambria"/>
          <w:b/>
          <w:bCs/>
          <w:color w:val="auto"/>
          <w:sz w:val="40"/>
          <w:szCs w:val="40"/>
          <w:rPrChange w:id="18" w:author="Habas Jan" w:date="2021-02-07T17:31:00Z">
            <w:rPr>
              <w:rFonts w:ascii="Cambria" w:hAnsi="Cambria"/>
              <w:b/>
              <w:bCs/>
              <w:color w:val="auto"/>
              <w:sz w:val="40"/>
              <w:szCs w:val="40"/>
            </w:rPr>
          </w:rPrChange>
        </w:rPr>
        <w:t>Worms are back! In your browser</w:t>
      </w:r>
    </w:p>
    <w:p w14:paraId="562F79F3" w14:textId="77777777" w:rsidR="00637AC7" w:rsidRPr="00484468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  <w:rPrChange w:id="19" w:author="Habas Jan" w:date="2021-02-07T17:31:00Z">
            <w:rPr>
              <w:rFonts w:ascii="Cambria" w:hAnsi="Cambria"/>
              <w:b/>
              <w:bCs/>
              <w:color w:val="auto"/>
              <w:sz w:val="32"/>
              <w:szCs w:val="32"/>
              <w:lang w:val="cs-CZ"/>
            </w:rPr>
          </w:rPrChange>
        </w:rPr>
      </w:pPr>
    </w:p>
    <w:p w14:paraId="562F79F4" w14:textId="77777777" w:rsidR="00637AC7" w:rsidRPr="00484468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  <w:rPrChange w:id="20" w:author="Habas Jan" w:date="2021-02-07T17:31:00Z">
            <w:rPr>
              <w:rFonts w:ascii="Cambria" w:hAnsi="Cambria"/>
              <w:b/>
              <w:bCs/>
              <w:color w:val="auto"/>
              <w:sz w:val="32"/>
              <w:szCs w:val="32"/>
              <w:lang w:val="cs-CZ"/>
            </w:rPr>
          </w:rPrChange>
        </w:rPr>
      </w:pPr>
    </w:p>
    <w:p w14:paraId="562F79F5" w14:textId="77777777" w:rsidR="00637AC7" w:rsidRPr="00484468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  <w:rPrChange w:id="21" w:author="Habas Jan" w:date="2021-02-07T17:31:00Z">
            <w:rPr>
              <w:rFonts w:ascii="Cambria" w:hAnsi="Cambria"/>
              <w:b/>
              <w:bCs/>
              <w:color w:val="auto"/>
              <w:sz w:val="32"/>
              <w:szCs w:val="32"/>
              <w:lang w:val="cs-CZ"/>
            </w:rPr>
          </w:rPrChange>
        </w:rPr>
      </w:pPr>
    </w:p>
    <w:p w14:paraId="562F79F6" w14:textId="77777777" w:rsidR="00637AC7" w:rsidRPr="00484468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  <w:rPrChange w:id="22" w:author="Habas Jan" w:date="2021-02-07T17:31:00Z">
            <w:rPr>
              <w:rFonts w:ascii="Cambria" w:hAnsi="Cambria"/>
              <w:b/>
              <w:bCs/>
              <w:color w:val="auto"/>
              <w:sz w:val="32"/>
              <w:szCs w:val="32"/>
              <w:lang w:val="cs-CZ"/>
            </w:rPr>
          </w:rPrChange>
        </w:rPr>
      </w:pPr>
    </w:p>
    <w:p w14:paraId="562F79F7" w14:textId="77777777" w:rsidR="00637AC7" w:rsidRPr="00484468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  <w:rPrChange w:id="23" w:author="Habas Jan" w:date="2021-02-07T17:31:00Z">
            <w:rPr>
              <w:rFonts w:ascii="Cambria" w:hAnsi="Cambria"/>
              <w:b/>
              <w:bCs/>
              <w:color w:val="auto"/>
              <w:sz w:val="32"/>
              <w:szCs w:val="32"/>
              <w:lang w:val="cs-CZ"/>
            </w:rPr>
          </w:rPrChange>
        </w:rPr>
      </w:pPr>
    </w:p>
    <w:p w14:paraId="562F79F8" w14:textId="77777777" w:rsidR="00637AC7" w:rsidRPr="00484468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  <w:rPrChange w:id="24" w:author="Habas Jan" w:date="2021-02-07T17:31:00Z">
            <w:rPr>
              <w:rFonts w:ascii="Cambria" w:hAnsi="Cambria"/>
              <w:b/>
              <w:bCs/>
              <w:color w:val="auto"/>
              <w:sz w:val="32"/>
              <w:szCs w:val="32"/>
              <w:lang w:val="cs-CZ"/>
            </w:rPr>
          </w:rPrChange>
        </w:rPr>
      </w:pPr>
    </w:p>
    <w:p w14:paraId="562F79F9" w14:textId="77777777" w:rsidR="00637AC7" w:rsidRPr="00484468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  <w:rPrChange w:id="25" w:author="Habas Jan" w:date="2021-02-07T17:31:00Z">
            <w:rPr>
              <w:rFonts w:ascii="Cambria" w:hAnsi="Cambria"/>
              <w:b/>
              <w:bCs/>
              <w:color w:val="auto"/>
              <w:sz w:val="32"/>
              <w:szCs w:val="32"/>
              <w:lang w:val="cs-CZ"/>
            </w:rPr>
          </w:rPrChange>
        </w:rPr>
      </w:pPr>
    </w:p>
    <w:p w14:paraId="562F79FA" w14:textId="77777777" w:rsidR="00637AC7" w:rsidRPr="00484468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  <w:rPrChange w:id="26" w:author="Habas Jan" w:date="2021-02-07T17:31:00Z">
            <w:rPr>
              <w:rFonts w:ascii="Cambria" w:hAnsi="Cambria"/>
              <w:b/>
              <w:bCs/>
              <w:color w:val="auto"/>
              <w:sz w:val="32"/>
              <w:szCs w:val="32"/>
              <w:lang w:val="cs-CZ"/>
            </w:rPr>
          </w:rPrChange>
        </w:rPr>
      </w:pPr>
    </w:p>
    <w:p w14:paraId="562F79FB" w14:textId="77777777" w:rsidR="00637AC7" w:rsidRPr="00484468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  <w:rPrChange w:id="27" w:author="Habas Jan" w:date="2021-02-07T17:31:00Z">
            <w:rPr>
              <w:rFonts w:ascii="Cambria" w:hAnsi="Cambria"/>
              <w:b/>
              <w:bCs/>
              <w:color w:val="auto"/>
              <w:sz w:val="32"/>
              <w:szCs w:val="32"/>
              <w:lang w:val="cs-CZ"/>
            </w:rPr>
          </w:rPrChange>
        </w:rPr>
      </w:pPr>
    </w:p>
    <w:p w14:paraId="562F79FC" w14:textId="77777777" w:rsidR="00637AC7" w:rsidRPr="00484468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  <w:rPrChange w:id="28" w:author="Habas Jan" w:date="2021-02-07T17:31:00Z">
            <w:rPr>
              <w:rFonts w:ascii="Cambria" w:hAnsi="Cambria"/>
              <w:b/>
              <w:bCs/>
              <w:color w:val="auto"/>
              <w:sz w:val="32"/>
              <w:szCs w:val="32"/>
              <w:lang w:val="cs-CZ"/>
            </w:rPr>
          </w:rPrChange>
        </w:rPr>
      </w:pPr>
    </w:p>
    <w:p w14:paraId="562F79FD" w14:textId="77777777" w:rsidR="00637AC7" w:rsidRPr="00484468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  <w:rPrChange w:id="29" w:author="Habas Jan" w:date="2021-02-07T17:31:00Z">
            <w:rPr>
              <w:rFonts w:ascii="Cambria" w:hAnsi="Cambria"/>
              <w:b/>
              <w:bCs/>
              <w:color w:val="auto"/>
              <w:sz w:val="32"/>
              <w:szCs w:val="32"/>
              <w:lang w:val="cs-CZ"/>
            </w:rPr>
          </w:rPrChange>
        </w:rPr>
      </w:pPr>
    </w:p>
    <w:p w14:paraId="562F79FE" w14:textId="77777777" w:rsidR="00637AC7" w:rsidRPr="00484468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  <w:rPrChange w:id="30" w:author="Habas Jan" w:date="2021-02-07T17:31:00Z">
            <w:rPr>
              <w:rFonts w:ascii="Cambria" w:hAnsi="Cambria"/>
              <w:b/>
              <w:bCs/>
              <w:color w:val="auto"/>
              <w:sz w:val="32"/>
              <w:szCs w:val="32"/>
              <w:lang w:val="cs-CZ"/>
            </w:rPr>
          </w:rPrChange>
        </w:rPr>
      </w:pPr>
    </w:p>
    <w:p w14:paraId="562F79FF" w14:textId="77777777" w:rsidR="00637AC7" w:rsidRPr="00484468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  <w:rPrChange w:id="31" w:author="Habas Jan" w:date="2021-02-07T17:31:00Z">
            <w:rPr>
              <w:rFonts w:ascii="Cambria" w:hAnsi="Cambria"/>
              <w:b/>
              <w:bCs/>
              <w:color w:val="auto"/>
              <w:sz w:val="32"/>
              <w:szCs w:val="32"/>
              <w:lang w:val="cs-CZ"/>
            </w:rPr>
          </w:rPrChange>
        </w:rPr>
      </w:pPr>
    </w:p>
    <w:p w14:paraId="562F7A00" w14:textId="77777777" w:rsidR="00637AC7" w:rsidRPr="00484468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  <w:rPrChange w:id="32" w:author="Habas Jan" w:date="2021-02-07T17:31:00Z">
            <w:rPr>
              <w:rFonts w:ascii="Cambria" w:hAnsi="Cambria"/>
              <w:b/>
              <w:bCs/>
              <w:color w:val="auto"/>
              <w:sz w:val="32"/>
              <w:szCs w:val="32"/>
              <w:lang w:val="cs-CZ"/>
            </w:rPr>
          </w:rPrChange>
        </w:rPr>
      </w:pPr>
    </w:p>
    <w:p w14:paraId="562F7A01" w14:textId="77777777" w:rsidR="00637AC7" w:rsidRPr="00484468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  <w:rPrChange w:id="33" w:author="Habas Jan" w:date="2021-02-07T17:31:00Z">
            <w:rPr>
              <w:rFonts w:ascii="Cambria" w:hAnsi="Cambria"/>
              <w:b/>
              <w:bCs/>
              <w:color w:val="auto"/>
              <w:sz w:val="32"/>
              <w:szCs w:val="32"/>
              <w:lang w:val="cs-CZ"/>
            </w:rPr>
          </w:rPrChange>
        </w:rPr>
      </w:pPr>
    </w:p>
    <w:p w14:paraId="562F7A02" w14:textId="77777777" w:rsidR="00637AC7" w:rsidRPr="00484468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  <w:rPrChange w:id="34" w:author="Habas Jan" w:date="2021-02-07T17:31:00Z">
            <w:rPr>
              <w:rFonts w:ascii="Cambria" w:hAnsi="Cambria"/>
              <w:b/>
              <w:bCs/>
              <w:color w:val="auto"/>
              <w:sz w:val="32"/>
              <w:szCs w:val="32"/>
              <w:lang w:val="cs-CZ"/>
            </w:rPr>
          </w:rPrChange>
        </w:rPr>
      </w:pPr>
    </w:p>
    <w:p w14:paraId="562F7A03" w14:textId="77777777" w:rsidR="00637AC7" w:rsidRPr="00484468" w:rsidRDefault="00FB4CD8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  <w:rPrChange w:id="35" w:author="Habas Jan" w:date="2021-02-07T17:31:00Z">
            <w:rPr>
              <w:rFonts w:ascii="Cambria" w:hAnsi="Cambria"/>
              <w:b/>
              <w:bCs/>
              <w:color w:val="auto"/>
              <w:sz w:val="32"/>
              <w:szCs w:val="32"/>
              <w:lang w:val="cs-CZ"/>
            </w:rPr>
          </w:rPrChange>
        </w:rPr>
      </w:pPr>
      <w:r w:rsidRPr="00484468">
        <w:rPr>
          <w:rFonts w:ascii="Cambria" w:hAnsi="Cambria"/>
          <w:b/>
          <w:bCs/>
          <w:color w:val="auto"/>
          <w:sz w:val="32"/>
          <w:szCs w:val="32"/>
          <w:lang w:val="cs-CZ"/>
          <w:rPrChange w:id="36" w:author="Habas Jan" w:date="2021-02-07T17:31:00Z">
            <w:rPr>
              <w:rFonts w:ascii="Cambria" w:hAnsi="Cambria"/>
              <w:b/>
              <w:bCs/>
              <w:color w:val="auto"/>
              <w:sz w:val="32"/>
              <w:szCs w:val="32"/>
              <w:lang w:val="cs-CZ"/>
            </w:rPr>
          </w:rPrChange>
        </w:rPr>
        <w:t>Jan Habas</w:t>
      </w:r>
    </w:p>
    <w:p w14:paraId="562F7A04" w14:textId="77777777" w:rsidR="00637AC7" w:rsidRPr="00484468" w:rsidRDefault="00FB4CD8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  <w:rPrChange w:id="37" w:author="Habas Jan" w:date="2021-02-07T17:31:00Z">
            <w:rPr>
              <w:rFonts w:ascii="Cambria" w:hAnsi="Cambria"/>
              <w:b/>
              <w:bCs/>
              <w:color w:val="auto"/>
              <w:sz w:val="32"/>
              <w:szCs w:val="32"/>
              <w:lang w:val="cs-CZ"/>
            </w:rPr>
          </w:rPrChange>
        </w:rPr>
        <w:sectPr w:rsidR="00637AC7" w:rsidRPr="00484468">
          <w:pgSz w:w="11906" w:h="16838"/>
          <w:pgMar w:top="1417" w:right="1417" w:bottom="1417" w:left="1417" w:header="0" w:footer="0" w:gutter="0"/>
          <w:cols w:space="708"/>
          <w:formProt w:val="0"/>
          <w:docGrid w:linePitch="360"/>
        </w:sectPr>
      </w:pPr>
      <w:r w:rsidRPr="00484468">
        <w:rPr>
          <w:rFonts w:ascii="Cambria" w:hAnsi="Cambria"/>
          <w:b/>
          <w:bCs/>
          <w:color w:val="auto"/>
          <w:sz w:val="32"/>
          <w:szCs w:val="32"/>
          <w:lang w:val="cs-CZ"/>
          <w:rPrChange w:id="38" w:author="Habas Jan" w:date="2021-02-07T17:31:00Z">
            <w:rPr>
              <w:rFonts w:ascii="Cambria" w:hAnsi="Cambria"/>
              <w:b/>
              <w:bCs/>
              <w:color w:val="auto"/>
              <w:sz w:val="32"/>
              <w:szCs w:val="32"/>
              <w:lang w:val="cs-CZ"/>
            </w:rPr>
          </w:rPrChange>
        </w:rPr>
        <w:t>Pardubický kraj</w:t>
      </w:r>
      <w:r w:rsidRPr="00484468">
        <w:rPr>
          <w:rFonts w:ascii="Cambria" w:hAnsi="Cambria"/>
          <w:b/>
          <w:bCs/>
          <w:color w:val="auto"/>
          <w:sz w:val="32"/>
          <w:szCs w:val="32"/>
          <w:lang w:val="cs-CZ"/>
          <w:rPrChange w:id="39" w:author="Habas Jan" w:date="2021-02-07T17:31:00Z">
            <w:rPr>
              <w:rFonts w:ascii="Cambria" w:hAnsi="Cambria"/>
              <w:b/>
              <w:bCs/>
              <w:color w:val="auto"/>
              <w:sz w:val="32"/>
              <w:szCs w:val="32"/>
              <w:lang w:val="cs-CZ"/>
            </w:rPr>
          </w:rPrChange>
        </w:rPr>
        <w:tab/>
      </w:r>
      <w:r w:rsidRPr="00484468">
        <w:rPr>
          <w:rFonts w:ascii="Cambria" w:hAnsi="Cambria"/>
          <w:b/>
          <w:bCs/>
          <w:color w:val="auto"/>
          <w:sz w:val="32"/>
          <w:szCs w:val="32"/>
          <w:lang w:val="cs-CZ"/>
          <w:rPrChange w:id="40" w:author="Habas Jan" w:date="2021-02-07T17:31:00Z">
            <w:rPr>
              <w:rFonts w:ascii="Cambria" w:hAnsi="Cambria"/>
              <w:b/>
              <w:bCs/>
              <w:color w:val="auto"/>
              <w:sz w:val="32"/>
              <w:szCs w:val="32"/>
              <w:lang w:val="cs-CZ"/>
            </w:rPr>
          </w:rPrChange>
        </w:rPr>
        <w:tab/>
      </w:r>
      <w:r w:rsidRPr="00484468">
        <w:rPr>
          <w:rFonts w:ascii="Cambria" w:hAnsi="Cambria"/>
          <w:b/>
          <w:bCs/>
          <w:color w:val="auto"/>
          <w:sz w:val="32"/>
          <w:szCs w:val="32"/>
          <w:lang w:val="cs-CZ"/>
          <w:rPrChange w:id="41" w:author="Habas Jan" w:date="2021-02-07T17:31:00Z">
            <w:rPr>
              <w:rFonts w:ascii="Cambria" w:hAnsi="Cambria"/>
              <w:b/>
              <w:bCs/>
              <w:color w:val="auto"/>
              <w:sz w:val="32"/>
              <w:szCs w:val="32"/>
              <w:lang w:val="cs-CZ"/>
            </w:rPr>
          </w:rPrChange>
        </w:rPr>
        <w:tab/>
      </w:r>
      <w:r w:rsidRPr="00484468">
        <w:rPr>
          <w:rFonts w:ascii="Cambria" w:hAnsi="Cambria"/>
          <w:b/>
          <w:bCs/>
          <w:color w:val="auto"/>
          <w:sz w:val="32"/>
          <w:szCs w:val="32"/>
          <w:lang w:val="cs-CZ"/>
          <w:rPrChange w:id="42" w:author="Habas Jan" w:date="2021-02-07T17:31:00Z">
            <w:rPr>
              <w:rFonts w:ascii="Cambria" w:hAnsi="Cambria"/>
              <w:b/>
              <w:bCs/>
              <w:color w:val="auto"/>
              <w:sz w:val="32"/>
              <w:szCs w:val="32"/>
              <w:lang w:val="cs-CZ"/>
            </w:rPr>
          </w:rPrChange>
        </w:rPr>
        <w:tab/>
      </w:r>
      <w:r w:rsidRPr="00484468">
        <w:rPr>
          <w:rFonts w:ascii="Cambria" w:hAnsi="Cambria"/>
          <w:b/>
          <w:bCs/>
          <w:color w:val="auto"/>
          <w:sz w:val="32"/>
          <w:szCs w:val="32"/>
          <w:lang w:val="cs-CZ"/>
          <w:rPrChange w:id="43" w:author="Habas Jan" w:date="2021-02-07T17:31:00Z">
            <w:rPr>
              <w:rFonts w:ascii="Cambria" w:hAnsi="Cambria"/>
              <w:b/>
              <w:bCs/>
              <w:color w:val="auto"/>
              <w:sz w:val="32"/>
              <w:szCs w:val="32"/>
              <w:lang w:val="cs-CZ"/>
            </w:rPr>
          </w:rPrChange>
        </w:rPr>
        <w:tab/>
      </w:r>
      <w:r w:rsidRPr="00484468">
        <w:rPr>
          <w:rFonts w:ascii="Cambria" w:hAnsi="Cambria"/>
          <w:b/>
          <w:bCs/>
          <w:color w:val="auto"/>
          <w:sz w:val="32"/>
          <w:szCs w:val="32"/>
          <w:lang w:val="cs-CZ"/>
          <w:rPrChange w:id="44" w:author="Habas Jan" w:date="2021-02-07T17:31:00Z">
            <w:rPr>
              <w:rFonts w:ascii="Cambria" w:hAnsi="Cambria"/>
              <w:b/>
              <w:bCs/>
              <w:color w:val="auto"/>
              <w:sz w:val="32"/>
              <w:szCs w:val="32"/>
              <w:lang w:val="cs-CZ"/>
            </w:rPr>
          </w:rPrChange>
        </w:rPr>
        <w:tab/>
        <w:t>Pardubice 2021</w:t>
      </w:r>
      <w:r w:rsidRPr="00484468">
        <w:rPr>
          <w:rFonts w:ascii="Cambria" w:hAnsi="Cambria"/>
          <w:b/>
          <w:bCs/>
          <w:color w:val="auto"/>
          <w:sz w:val="32"/>
          <w:szCs w:val="32"/>
          <w:lang w:val="cs-CZ"/>
          <w:rPrChange w:id="45" w:author="Habas Jan" w:date="2021-02-07T17:31:00Z">
            <w:rPr>
              <w:rFonts w:ascii="Cambria" w:hAnsi="Cambria"/>
              <w:b/>
              <w:bCs/>
              <w:color w:val="auto"/>
              <w:sz w:val="32"/>
              <w:szCs w:val="32"/>
              <w:lang w:val="cs-CZ"/>
            </w:rPr>
          </w:rPrChange>
        </w:rPr>
        <w:br/>
      </w:r>
    </w:p>
    <w:p w14:paraId="562F7A05" w14:textId="77777777" w:rsidR="00637AC7" w:rsidRPr="00484468" w:rsidRDefault="00FB4CD8">
      <w:pPr>
        <w:pStyle w:val="Default"/>
        <w:jc w:val="center"/>
        <w:rPr>
          <w:rFonts w:ascii="Cambria" w:hAnsi="Cambria"/>
          <w:color w:val="auto"/>
          <w:sz w:val="36"/>
          <w:szCs w:val="36"/>
          <w:lang w:val="cs-CZ"/>
          <w:rPrChange w:id="46" w:author="Habas Jan" w:date="2021-02-07T17:31:00Z">
            <w:rPr>
              <w:rFonts w:ascii="Cambria" w:hAnsi="Cambria"/>
              <w:color w:val="auto"/>
              <w:sz w:val="36"/>
              <w:szCs w:val="36"/>
              <w:lang w:val="cs-CZ"/>
            </w:rPr>
          </w:rPrChange>
        </w:rPr>
      </w:pPr>
      <w:r w:rsidRPr="00484468">
        <w:rPr>
          <w:rFonts w:ascii="Cambria" w:hAnsi="Cambria"/>
          <w:b/>
          <w:bCs/>
          <w:color w:val="auto"/>
          <w:sz w:val="36"/>
          <w:szCs w:val="36"/>
          <w:lang w:val="cs-CZ"/>
        </w:rPr>
        <w:lastRenderedPageBreak/>
        <w:t>STŘEDOŠKOLSKÁ ODBORNÁ ČINNOST</w:t>
      </w:r>
    </w:p>
    <w:p w14:paraId="562F7A06" w14:textId="77777777" w:rsidR="00637AC7" w:rsidRPr="00484468" w:rsidRDefault="00637AC7">
      <w:pPr>
        <w:pStyle w:val="Default"/>
        <w:rPr>
          <w:rFonts w:ascii="Cambria" w:hAnsi="Cambria"/>
          <w:b/>
          <w:bCs/>
          <w:color w:val="auto"/>
          <w:sz w:val="23"/>
          <w:szCs w:val="23"/>
          <w:lang w:val="cs-CZ"/>
          <w:rPrChange w:id="47" w:author="Habas Jan" w:date="2021-02-07T17:31:00Z">
            <w:rPr>
              <w:rFonts w:ascii="Cambria" w:hAnsi="Cambria"/>
              <w:b/>
              <w:bCs/>
              <w:color w:val="auto"/>
              <w:sz w:val="23"/>
              <w:szCs w:val="23"/>
              <w:lang w:val="cs-CZ"/>
            </w:rPr>
          </w:rPrChange>
        </w:rPr>
      </w:pPr>
    </w:p>
    <w:p w14:paraId="562F7A07" w14:textId="77777777" w:rsidR="00637AC7" w:rsidRPr="00484468" w:rsidRDefault="00637AC7">
      <w:pPr>
        <w:pStyle w:val="Default"/>
        <w:jc w:val="center"/>
        <w:rPr>
          <w:rFonts w:ascii="Cambria" w:hAnsi="Cambria"/>
          <w:b/>
          <w:bCs/>
          <w:color w:val="auto"/>
          <w:sz w:val="28"/>
          <w:szCs w:val="28"/>
          <w:lang w:val="cs-CZ"/>
          <w:rPrChange w:id="48" w:author="Habas Jan" w:date="2021-02-07T17:31:00Z">
            <w:rPr>
              <w:rFonts w:ascii="Cambria" w:hAnsi="Cambria"/>
              <w:b/>
              <w:bCs/>
              <w:color w:val="auto"/>
              <w:sz w:val="28"/>
              <w:szCs w:val="28"/>
              <w:lang w:val="cs-CZ"/>
            </w:rPr>
          </w:rPrChange>
        </w:rPr>
      </w:pPr>
    </w:p>
    <w:p w14:paraId="562F7A08" w14:textId="77777777" w:rsidR="00637AC7" w:rsidRPr="00484468" w:rsidRDefault="00637AC7">
      <w:pPr>
        <w:pStyle w:val="Default"/>
        <w:jc w:val="center"/>
        <w:rPr>
          <w:rFonts w:ascii="Cambria" w:hAnsi="Cambria"/>
          <w:b/>
          <w:bCs/>
          <w:color w:val="auto"/>
          <w:sz w:val="40"/>
          <w:szCs w:val="40"/>
          <w:lang w:val="cs-CZ"/>
          <w:rPrChange w:id="49" w:author="Habas Jan" w:date="2021-02-07T17:31:00Z">
            <w:rPr>
              <w:rFonts w:ascii="Cambria" w:hAnsi="Cambria"/>
              <w:b/>
              <w:bCs/>
              <w:color w:val="auto"/>
              <w:sz w:val="40"/>
              <w:szCs w:val="40"/>
              <w:lang w:val="cs-CZ"/>
            </w:rPr>
          </w:rPrChange>
        </w:rPr>
      </w:pPr>
    </w:p>
    <w:p w14:paraId="562F7A09" w14:textId="77777777" w:rsidR="00637AC7" w:rsidRPr="00484468" w:rsidRDefault="00637AC7">
      <w:pPr>
        <w:pStyle w:val="Default"/>
        <w:jc w:val="center"/>
        <w:rPr>
          <w:rFonts w:ascii="Cambria" w:hAnsi="Cambria"/>
          <w:b/>
          <w:bCs/>
          <w:color w:val="auto"/>
          <w:sz w:val="40"/>
          <w:szCs w:val="40"/>
          <w:lang w:val="cs-CZ"/>
          <w:rPrChange w:id="50" w:author="Habas Jan" w:date="2021-02-07T17:31:00Z">
            <w:rPr>
              <w:rFonts w:ascii="Cambria" w:hAnsi="Cambria"/>
              <w:b/>
              <w:bCs/>
              <w:color w:val="auto"/>
              <w:sz w:val="40"/>
              <w:szCs w:val="40"/>
              <w:lang w:val="cs-CZ"/>
            </w:rPr>
          </w:rPrChange>
        </w:rPr>
      </w:pPr>
    </w:p>
    <w:p w14:paraId="562F7A0A" w14:textId="77777777" w:rsidR="00637AC7" w:rsidRPr="00484468" w:rsidRDefault="00637AC7">
      <w:pPr>
        <w:pStyle w:val="Default"/>
        <w:jc w:val="center"/>
        <w:rPr>
          <w:rFonts w:ascii="Cambria" w:hAnsi="Cambria"/>
          <w:b/>
          <w:bCs/>
          <w:color w:val="auto"/>
          <w:sz w:val="40"/>
          <w:szCs w:val="40"/>
          <w:lang w:val="cs-CZ"/>
          <w:rPrChange w:id="51" w:author="Habas Jan" w:date="2021-02-07T17:31:00Z">
            <w:rPr>
              <w:rFonts w:ascii="Cambria" w:hAnsi="Cambria"/>
              <w:b/>
              <w:bCs/>
              <w:color w:val="auto"/>
              <w:sz w:val="40"/>
              <w:szCs w:val="40"/>
              <w:lang w:val="cs-CZ"/>
            </w:rPr>
          </w:rPrChange>
        </w:rPr>
      </w:pPr>
    </w:p>
    <w:p w14:paraId="562F7A0B" w14:textId="77777777" w:rsidR="00637AC7" w:rsidRPr="00484468" w:rsidRDefault="00637AC7">
      <w:pPr>
        <w:pStyle w:val="Default"/>
        <w:jc w:val="center"/>
        <w:rPr>
          <w:rFonts w:ascii="Cambria" w:hAnsi="Cambria"/>
          <w:b/>
          <w:bCs/>
          <w:color w:val="auto"/>
          <w:sz w:val="40"/>
          <w:szCs w:val="40"/>
          <w:lang w:val="cs-CZ"/>
          <w:rPrChange w:id="52" w:author="Habas Jan" w:date="2021-02-07T17:31:00Z">
            <w:rPr>
              <w:rFonts w:ascii="Cambria" w:hAnsi="Cambria"/>
              <w:b/>
              <w:bCs/>
              <w:color w:val="auto"/>
              <w:sz w:val="40"/>
              <w:szCs w:val="40"/>
              <w:lang w:val="cs-CZ"/>
            </w:rPr>
          </w:rPrChange>
        </w:rPr>
      </w:pPr>
    </w:p>
    <w:p w14:paraId="562F7A0C" w14:textId="77777777" w:rsidR="00637AC7" w:rsidRPr="00484468" w:rsidRDefault="00637AC7">
      <w:pPr>
        <w:pStyle w:val="Default"/>
        <w:jc w:val="center"/>
        <w:rPr>
          <w:rFonts w:ascii="Cambria" w:hAnsi="Cambria"/>
          <w:b/>
          <w:bCs/>
          <w:color w:val="auto"/>
          <w:sz w:val="40"/>
          <w:szCs w:val="40"/>
          <w:lang w:val="cs-CZ"/>
          <w:rPrChange w:id="53" w:author="Habas Jan" w:date="2021-02-07T17:31:00Z">
            <w:rPr>
              <w:rFonts w:ascii="Cambria" w:hAnsi="Cambria"/>
              <w:b/>
              <w:bCs/>
              <w:color w:val="auto"/>
              <w:sz w:val="40"/>
              <w:szCs w:val="40"/>
              <w:lang w:val="cs-CZ"/>
            </w:rPr>
          </w:rPrChange>
        </w:rPr>
      </w:pPr>
    </w:p>
    <w:p w14:paraId="562F7A0D" w14:textId="77777777" w:rsidR="00637AC7" w:rsidRPr="00484468" w:rsidRDefault="00637AC7">
      <w:pPr>
        <w:pStyle w:val="Default"/>
        <w:jc w:val="center"/>
        <w:rPr>
          <w:rFonts w:ascii="Cambria" w:hAnsi="Cambria"/>
          <w:b/>
          <w:bCs/>
          <w:color w:val="auto"/>
          <w:sz w:val="40"/>
          <w:szCs w:val="40"/>
          <w:lang w:val="cs-CZ"/>
          <w:rPrChange w:id="54" w:author="Habas Jan" w:date="2021-02-07T17:31:00Z">
            <w:rPr>
              <w:rFonts w:ascii="Cambria" w:hAnsi="Cambria"/>
              <w:b/>
              <w:bCs/>
              <w:color w:val="auto"/>
              <w:sz w:val="40"/>
              <w:szCs w:val="40"/>
              <w:lang w:val="cs-CZ"/>
            </w:rPr>
          </w:rPrChange>
        </w:rPr>
      </w:pPr>
    </w:p>
    <w:p w14:paraId="562F7A0E" w14:textId="77777777" w:rsidR="00637AC7" w:rsidRPr="00484468" w:rsidRDefault="00637AC7">
      <w:pPr>
        <w:pStyle w:val="Default"/>
        <w:jc w:val="center"/>
        <w:rPr>
          <w:rFonts w:ascii="Cambria" w:hAnsi="Cambria"/>
          <w:b/>
          <w:bCs/>
          <w:color w:val="auto"/>
          <w:sz w:val="40"/>
          <w:szCs w:val="40"/>
          <w:lang w:val="cs-CZ"/>
          <w:rPrChange w:id="55" w:author="Habas Jan" w:date="2021-02-07T17:31:00Z">
            <w:rPr>
              <w:rFonts w:ascii="Cambria" w:hAnsi="Cambria"/>
              <w:b/>
              <w:bCs/>
              <w:color w:val="auto"/>
              <w:sz w:val="40"/>
              <w:szCs w:val="40"/>
              <w:lang w:val="cs-CZ"/>
            </w:rPr>
          </w:rPrChange>
        </w:rPr>
      </w:pPr>
    </w:p>
    <w:p w14:paraId="562F7A0F" w14:textId="77777777" w:rsidR="00637AC7" w:rsidRPr="00484468" w:rsidRDefault="00FB4CD8">
      <w:pPr>
        <w:pStyle w:val="Default"/>
        <w:jc w:val="center"/>
        <w:rPr>
          <w:rFonts w:ascii="Cambria" w:hAnsi="Cambria"/>
          <w:b/>
          <w:bCs/>
          <w:color w:val="auto"/>
          <w:sz w:val="40"/>
          <w:szCs w:val="40"/>
          <w:lang w:val="cs-CZ"/>
          <w:rPrChange w:id="56" w:author="Habas Jan" w:date="2021-02-07T17:31:00Z">
            <w:rPr>
              <w:rFonts w:ascii="Cambria" w:hAnsi="Cambria"/>
              <w:b/>
              <w:bCs/>
              <w:color w:val="auto"/>
              <w:sz w:val="40"/>
              <w:szCs w:val="40"/>
              <w:lang w:val="cs-CZ"/>
            </w:rPr>
          </w:rPrChange>
        </w:rPr>
      </w:pPr>
      <w:r w:rsidRPr="00484468">
        <w:rPr>
          <w:rFonts w:ascii="Cambria" w:hAnsi="Cambria"/>
          <w:b/>
          <w:bCs/>
          <w:color w:val="auto"/>
          <w:sz w:val="40"/>
          <w:szCs w:val="40"/>
          <w:rPrChange w:id="57" w:author="Habas Jan" w:date="2021-02-07T17:31:00Z">
            <w:rPr>
              <w:rFonts w:ascii="Cambria" w:hAnsi="Cambria"/>
              <w:b/>
              <w:bCs/>
              <w:color w:val="auto"/>
              <w:sz w:val="40"/>
              <w:szCs w:val="40"/>
            </w:rPr>
          </w:rPrChange>
        </w:rPr>
        <w:t>Worms are back! In your browser</w:t>
      </w:r>
    </w:p>
    <w:p w14:paraId="562F7A10" w14:textId="77777777" w:rsidR="00637AC7" w:rsidRPr="00484468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  <w:rPrChange w:id="58" w:author="Habas Jan" w:date="2021-02-07T17:31:00Z">
            <w:rPr>
              <w:rFonts w:ascii="Cambria" w:hAnsi="Cambria"/>
              <w:b/>
              <w:bCs/>
              <w:color w:val="auto"/>
              <w:sz w:val="32"/>
              <w:szCs w:val="32"/>
              <w:lang w:val="cs-CZ"/>
            </w:rPr>
          </w:rPrChange>
        </w:rPr>
      </w:pPr>
    </w:p>
    <w:p w14:paraId="562F7A11" w14:textId="77777777" w:rsidR="00637AC7" w:rsidRPr="00484468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  <w:rPrChange w:id="59" w:author="Habas Jan" w:date="2021-02-07T17:31:00Z">
            <w:rPr>
              <w:rFonts w:ascii="Cambria" w:hAnsi="Cambria"/>
              <w:b/>
              <w:bCs/>
              <w:color w:val="auto"/>
              <w:sz w:val="32"/>
              <w:szCs w:val="32"/>
              <w:lang w:val="cs-CZ"/>
            </w:rPr>
          </w:rPrChange>
        </w:rPr>
      </w:pPr>
    </w:p>
    <w:p w14:paraId="562F7A12" w14:textId="77777777" w:rsidR="00637AC7" w:rsidRPr="00484468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  <w:rPrChange w:id="60" w:author="Habas Jan" w:date="2021-02-07T17:31:00Z">
            <w:rPr>
              <w:rFonts w:ascii="Cambria" w:hAnsi="Cambria"/>
              <w:b/>
              <w:bCs/>
              <w:color w:val="auto"/>
              <w:sz w:val="32"/>
              <w:szCs w:val="32"/>
              <w:lang w:val="cs-CZ"/>
            </w:rPr>
          </w:rPrChange>
        </w:rPr>
      </w:pPr>
    </w:p>
    <w:p w14:paraId="562F7A13" w14:textId="77777777" w:rsidR="00637AC7" w:rsidRPr="00484468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  <w:rPrChange w:id="61" w:author="Habas Jan" w:date="2021-02-07T17:31:00Z">
            <w:rPr>
              <w:rFonts w:ascii="Cambria" w:hAnsi="Cambria"/>
              <w:b/>
              <w:bCs/>
              <w:color w:val="auto"/>
              <w:sz w:val="32"/>
              <w:szCs w:val="32"/>
              <w:lang w:val="cs-CZ"/>
            </w:rPr>
          </w:rPrChange>
        </w:rPr>
      </w:pPr>
    </w:p>
    <w:p w14:paraId="562F7A14" w14:textId="77777777" w:rsidR="00637AC7" w:rsidRPr="00484468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  <w:rPrChange w:id="62" w:author="Habas Jan" w:date="2021-02-07T17:31:00Z">
            <w:rPr>
              <w:rFonts w:ascii="Cambria" w:hAnsi="Cambria"/>
              <w:b/>
              <w:bCs/>
              <w:color w:val="auto"/>
              <w:sz w:val="32"/>
              <w:szCs w:val="32"/>
              <w:lang w:val="cs-CZ"/>
            </w:rPr>
          </w:rPrChange>
        </w:rPr>
      </w:pPr>
    </w:p>
    <w:p w14:paraId="562F7A15" w14:textId="77777777" w:rsidR="00637AC7" w:rsidRPr="00484468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  <w:rPrChange w:id="63" w:author="Habas Jan" w:date="2021-02-07T17:31:00Z">
            <w:rPr>
              <w:rFonts w:ascii="Cambria" w:hAnsi="Cambria"/>
              <w:b/>
              <w:bCs/>
              <w:color w:val="auto"/>
              <w:sz w:val="32"/>
              <w:szCs w:val="32"/>
              <w:lang w:val="cs-CZ"/>
            </w:rPr>
          </w:rPrChange>
        </w:rPr>
      </w:pPr>
    </w:p>
    <w:p w14:paraId="562F7A16" w14:textId="77777777" w:rsidR="00637AC7" w:rsidRPr="00484468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  <w:rPrChange w:id="64" w:author="Habas Jan" w:date="2021-02-07T17:31:00Z">
            <w:rPr>
              <w:rFonts w:ascii="Cambria" w:hAnsi="Cambria"/>
              <w:b/>
              <w:bCs/>
              <w:color w:val="auto"/>
              <w:sz w:val="32"/>
              <w:szCs w:val="32"/>
              <w:lang w:val="cs-CZ"/>
            </w:rPr>
          </w:rPrChange>
        </w:rPr>
      </w:pPr>
    </w:p>
    <w:p w14:paraId="562F7A17" w14:textId="77777777" w:rsidR="00637AC7" w:rsidRPr="00484468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  <w:rPrChange w:id="65" w:author="Habas Jan" w:date="2021-02-07T17:31:00Z">
            <w:rPr>
              <w:rFonts w:ascii="Cambria" w:hAnsi="Cambria"/>
              <w:b/>
              <w:bCs/>
              <w:color w:val="auto"/>
              <w:sz w:val="32"/>
              <w:szCs w:val="32"/>
              <w:lang w:val="cs-CZ"/>
            </w:rPr>
          </w:rPrChange>
        </w:rPr>
      </w:pPr>
    </w:p>
    <w:p w14:paraId="562F7A18" w14:textId="77777777" w:rsidR="00637AC7" w:rsidRPr="00484468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  <w:rPrChange w:id="66" w:author="Habas Jan" w:date="2021-02-07T17:31:00Z">
            <w:rPr>
              <w:rFonts w:ascii="Cambria" w:hAnsi="Cambria"/>
              <w:b/>
              <w:bCs/>
              <w:color w:val="auto"/>
              <w:sz w:val="32"/>
              <w:szCs w:val="32"/>
              <w:lang w:val="cs-CZ"/>
            </w:rPr>
          </w:rPrChange>
        </w:rPr>
      </w:pPr>
    </w:p>
    <w:p w14:paraId="562F7A19" w14:textId="77777777" w:rsidR="00637AC7" w:rsidRPr="00484468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  <w:rPrChange w:id="67" w:author="Habas Jan" w:date="2021-02-07T17:31:00Z">
            <w:rPr>
              <w:rFonts w:ascii="Cambria" w:hAnsi="Cambria"/>
              <w:b/>
              <w:bCs/>
              <w:color w:val="auto"/>
              <w:sz w:val="32"/>
              <w:szCs w:val="32"/>
              <w:lang w:val="cs-CZ"/>
            </w:rPr>
          </w:rPrChange>
        </w:rPr>
      </w:pPr>
    </w:p>
    <w:p w14:paraId="562F7A1A" w14:textId="77777777" w:rsidR="00637AC7" w:rsidRPr="00484468" w:rsidRDefault="00637AC7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  <w:rPrChange w:id="68" w:author="Habas Jan" w:date="2021-02-07T17:31:00Z">
            <w:rPr>
              <w:rFonts w:ascii="Cambria" w:hAnsi="Cambria"/>
              <w:b/>
              <w:bCs/>
              <w:color w:val="auto"/>
              <w:sz w:val="32"/>
              <w:szCs w:val="32"/>
              <w:lang w:val="cs-CZ"/>
            </w:rPr>
          </w:rPrChange>
        </w:rPr>
      </w:pPr>
    </w:p>
    <w:p w14:paraId="562F7A1B" w14:textId="77777777" w:rsidR="00637AC7" w:rsidRPr="00484468" w:rsidRDefault="00FB4CD8">
      <w:pPr>
        <w:pStyle w:val="Default"/>
        <w:rPr>
          <w:rFonts w:ascii="Cambria" w:hAnsi="Cambria"/>
          <w:bCs/>
          <w:color w:val="auto"/>
          <w:sz w:val="32"/>
          <w:szCs w:val="32"/>
          <w:lang w:val="cs-CZ"/>
          <w:rPrChange w:id="69" w:author="Habas Jan" w:date="2021-02-07T17:31:00Z">
            <w:rPr>
              <w:rFonts w:ascii="Cambria" w:hAnsi="Cambria"/>
              <w:bCs/>
              <w:color w:val="auto"/>
              <w:sz w:val="32"/>
              <w:szCs w:val="32"/>
              <w:lang w:val="cs-CZ"/>
            </w:rPr>
          </w:rPrChange>
        </w:rPr>
      </w:pPr>
      <w:r w:rsidRPr="00484468">
        <w:rPr>
          <w:rFonts w:ascii="Cambria" w:hAnsi="Cambria"/>
          <w:b/>
          <w:bCs/>
          <w:color w:val="auto"/>
          <w:sz w:val="32"/>
          <w:szCs w:val="32"/>
          <w:lang w:val="cs-CZ"/>
          <w:rPrChange w:id="70" w:author="Habas Jan" w:date="2021-02-07T17:31:00Z">
            <w:rPr>
              <w:rFonts w:ascii="Cambria" w:hAnsi="Cambria"/>
              <w:b/>
              <w:bCs/>
              <w:color w:val="auto"/>
              <w:sz w:val="32"/>
              <w:szCs w:val="32"/>
              <w:lang w:val="cs-CZ"/>
            </w:rPr>
          </w:rPrChange>
        </w:rPr>
        <w:t>Autor: Jan Habas</w:t>
      </w:r>
    </w:p>
    <w:p w14:paraId="562F7A1C" w14:textId="77777777" w:rsidR="00637AC7" w:rsidRPr="00484468" w:rsidRDefault="00FB4CD8">
      <w:pPr>
        <w:pStyle w:val="Default"/>
        <w:rPr>
          <w:rFonts w:ascii="Cambria" w:hAnsi="Cambria"/>
          <w:bCs/>
          <w:color w:val="auto"/>
          <w:sz w:val="32"/>
          <w:szCs w:val="32"/>
          <w:lang w:val="cs-CZ"/>
          <w:rPrChange w:id="71" w:author="Habas Jan" w:date="2021-02-07T17:31:00Z">
            <w:rPr>
              <w:rFonts w:ascii="Cambria" w:hAnsi="Cambria"/>
              <w:bCs/>
              <w:color w:val="auto"/>
              <w:sz w:val="32"/>
              <w:szCs w:val="32"/>
              <w:lang w:val="cs-CZ"/>
            </w:rPr>
          </w:rPrChange>
        </w:rPr>
      </w:pPr>
      <w:r w:rsidRPr="00484468">
        <w:rPr>
          <w:rFonts w:ascii="Cambria" w:hAnsi="Cambria"/>
          <w:b/>
          <w:bCs/>
          <w:color w:val="auto"/>
          <w:sz w:val="32"/>
          <w:szCs w:val="32"/>
          <w:lang w:val="cs-CZ"/>
          <w:rPrChange w:id="72" w:author="Habas Jan" w:date="2021-02-07T17:31:00Z">
            <w:rPr>
              <w:rFonts w:ascii="Cambria" w:hAnsi="Cambria"/>
              <w:b/>
              <w:bCs/>
              <w:color w:val="auto"/>
              <w:sz w:val="32"/>
              <w:szCs w:val="32"/>
              <w:lang w:val="cs-CZ"/>
            </w:rPr>
          </w:rPrChange>
        </w:rPr>
        <w:t xml:space="preserve">Škola: </w:t>
      </w:r>
      <w:proofErr w:type="gramStart"/>
      <w:r w:rsidRPr="00484468">
        <w:rPr>
          <w:rFonts w:ascii="Cambria" w:hAnsi="Cambria"/>
          <w:bCs/>
          <w:color w:val="auto"/>
          <w:sz w:val="32"/>
          <w:szCs w:val="32"/>
          <w:lang w:val="cs-CZ"/>
          <w:rPrChange w:id="73" w:author="Habas Jan" w:date="2021-02-07T17:31:00Z">
            <w:rPr>
              <w:rFonts w:ascii="Cambria" w:hAnsi="Cambria"/>
              <w:bCs/>
              <w:color w:val="auto"/>
              <w:sz w:val="32"/>
              <w:szCs w:val="32"/>
              <w:lang w:val="cs-CZ"/>
            </w:rPr>
          </w:rPrChange>
        </w:rPr>
        <w:t>DELTA - Střední</w:t>
      </w:r>
      <w:proofErr w:type="gramEnd"/>
      <w:r w:rsidRPr="00484468">
        <w:rPr>
          <w:rFonts w:ascii="Cambria" w:hAnsi="Cambria"/>
          <w:bCs/>
          <w:color w:val="auto"/>
          <w:sz w:val="32"/>
          <w:szCs w:val="32"/>
          <w:lang w:val="cs-CZ"/>
          <w:rPrChange w:id="74" w:author="Habas Jan" w:date="2021-02-07T17:31:00Z">
            <w:rPr>
              <w:rFonts w:ascii="Cambria" w:hAnsi="Cambria"/>
              <w:bCs/>
              <w:color w:val="auto"/>
              <w:sz w:val="32"/>
              <w:szCs w:val="32"/>
              <w:lang w:val="cs-CZ"/>
            </w:rPr>
          </w:rPrChange>
        </w:rPr>
        <w:t xml:space="preserve"> škola informatiky a ekonomie, s.r.o.</w:t>
      </w:r>
      <w:r w:rsidRPr="00484468">
        <w:rPr>
          <w:rFonts w:ascii="Cambria" w:hAnsi="Cambria"/>
          <w:lang w:val="cs-CZ"/>
          <w:rPrChange w:id="75" w:author="Habas Jan" w:date="2021-02-07T17:31:00Z">
            <w:rPr>
              <w:rFonts w:ascii="Cambria" w:hAnsi="Cambria"/>
              <w:lang w:val="cs-CZ"/>
            </w:rPr>
          </w:rPrChange>
        </w:rPr>
        <w:br/>
      </w:r>
      <w:r w:rsidRPr="00484468">
        <w:rPr>
          <w:rFonts w:ascii="Cambria" w:hAnsi="Cambria"/>
          <w:bCs/>
          <w:color w:val="auto"/>
          <w:sz w:val="32"/>
          <w:szCs w:val="32"/>
          <w:lang w:val="cs-CZ"/>
          <w:rPrChange w:id="76" w:author="Habas Jan" w:date="2021-02-07T17:31:00Z">
            <w:rPr>
              <w:rFonts w:ascii="Cambria" w:hAnsi="Cambria"/>
              <w:bCs/>
              <w:color w:val="auto"/>
              <w:sz w:val="32"/>
              <w:szCs w:val="32"/>
              <w:lang w:val="cs-CZ"/>
            </w:rPr>
          </w:rPrChange>
        </w:rPr>
        <w:t>Ke Kamenci 151, 530 03 Pardubice</w:t>
      </w:r>
    </w:p>
    <w:p w14:paraId="562F7A1D" w14:textId="77777777" w:rsidR="00637AC7" w:rsidRPr="00484468" w:rsidRDefault="00FB4CD8">
      <w:pPr>
        <w:pStyle w:val="Default"/>
        <w:rPr>
          <w:rFonts w:ascii="Cambria" w:hAnsi="Cambria"/>
          <w:b/>
          <w:bCs/>
          <w:color w:val="auto"/>
          <w:sz w:val="32"/>
          <w:szCs w:val="32"/>
          <w:lang w:val="cs-CZ"/>
          <w:rPrChange w:id="77" w:author="Habas Jan" w:date="2021-02-07T17:31:00Z">
            <w:rPr>
              <w:rFonts w:ascii="Cambria" w:hAnsi="Cambria"/>
              <w:b/>
              <w:bCs/>
              <w:color w:val="auto"/>
              <w:sz w:val="32"/>
              <w:szCs w:val="32"/>
              <w:lang w:val="cs-CZ"/>
            </w:rPr>
          </w:rPrChange>
        </w:rPr>
      </w:pPr>
      <w:r w:rsidRPr="00484468">
        <w:rPr>
          <w:rFonts w:ascii="Cambria" w:hAnsi="Cambria"/>
          <w:b/>
          <w:bCs/>
          <w:color w:val="auto"/>
          <w:sz w:val="32"/>
          <w:szCs w:val="32"/>
          <w:lang w:val="cs-CZ"/>
          <w:rPrChange w:id="78" w:author="Habas Jan" w:date="2021-02-07T17:31:00Z">
            <w:rPr>
              <w:rFonts w:ascii="Cambria" w:hAnsi="Cambria"/>
              <w:b/>
              <w:bCs/>
              <w:color w:val="auto"/>
              <w:sz w:val="32"/>
              <w:szCs w:val="32"/>
              <w:lang w:val="cs-CZ"/>
            </w:rPr>
          </w:rPrChange>
        </w:rPr>
        <w:t xml:space="preserve">Kraj: </w:t>
      </w:r>
      <w:r w:rsidRPr="00484468">
        <w:rPr>
          <w:rFonts w:ascii="Cambria" w:hAnsi="Cambria"/>
          <w:bCs/>
          <w:color w:val="auto"/>
          <w:sz w:val="32"/>
          <w:szCs w:val="32"/>
          <w:lang w:val="cs-CZ"/>
          <w:rPrChange w:id="79" w:author="Habas Jan" w:date="2021-02-07T17:31:00Z">
            <w:rPr>
              <w:rFonts w:ascii="Cambria" w:hAnsi="Cambria"/>
              <w:bCs/>
              <w:color w:val="auto"/>
              <w:sz w:val="32"/>
              <w:szCs w:val="32"/>
              <w:lang w:val="cs-CZ"/>
            </w:rPr>
          </w:rPrChange>
        </w:rPr>
        <w:t>Pardubický kraj</w:t>
      </w:r>
    </w:p>
    <w:p w14:paraId="562F7A1E" w14:textId="77777777" w:rsidR="00637AC7" w:rsidRPr="00484468" w:rsidRDefault="00FB4CD8">
      <w:pPr>
        <w:pStyle w:val="Default"/>
        <w:rPr>
          <w:rFonts w:ascii="Cambria" w:hAnsi="Cambria"/>
          <w:bCs/>
          <w:color w:val="auto"/>
          <w:sz w:val="32"/>
          <w:szCs w:val="32"/>
          <w:lang w:val="cs-CZ"/>
          <w:rPrChange w:id="80" w:author="Habas Jan" w:date="2021-02-07T17:31:00Z">
            <w:rPr>
              <w:rFonts w:ascii="Cambria" w:hAnsi="Cambria"/>
              <w:bCs/>
              <w:color w:val="auto"/>
              <w:sz w:val="32"/>
              <w:szCs w:val="32"/>
              <w:lang w:val="cs-CZ"/>
            </w:rPr>
          </w:rPrChange>
        </w:rPr>
      </w:pPr>
      <w:r w:rsidRPr="00484468">
        <w:rPr>
          <w:rFonts w:ascii="Cambria" w:hAnsi="Cambria"/>
          <w:b/>
          <w:bCs/>
          <w:color w:val="auto"/>
          <w:sz w:val="32"/>
          <w:szCs w:val="32"/>
          <w:lang w:val="cs-CZ"/>
          <w:rPrChange w:id="81" w:author="Habas Jan" w:date="2021-02-07T17:31:00Z">
            <w:rPr>
              <w:rFonts w:ascii="Cambria" w:hAnsi="Cambria"/>
              <w:b/>
              <w:bCs/>
              <w:color w:val="auto"/>
              <w:sz w:val="32"/>
              <w:szCs w:val="32"/>
              <w:lang w:val="cs-CZ"/>
            </w:rPr>
          </w:rPrChange>
        </w:rPr>
        <w:t xml:space="preserve">Konzultant: </w:t>
      </w:r>
      <w:r w:rsidRPr="00484468">
        <w:rPr>
          <w:rFonts w:ascii="Cambria" w:hAnsi="Cambria"/>
          <w:bCs/>
          <w:color w:val="auto"/>
          <w:sz w:val="32"/>
          <w:szCs w:val="32"/>
          <w:lang w:val="cs-CZ"/>
          <w:rPrChange w:id="82" w:author="Habas Jan" w:date="2021-02-07T17:31:00Z">
            <w:rPr>
              <w:rFonts w:ascii="Cambria" w:hAnsi="Cambria"/>
              <w:bCs/>
              <w:color w:val="auto"/>
              <w:sz w:val="32"/>
              <w:szCs w:val="32"/>
              <w:lang w:val="cs-CZ"/>
            </w:rPr>
          </w:rPrChange>
        </w:rPr>
        <w:t>RNDr. Jan Koupil Ph.D.</w:t>
      </w:r>
    </w:p>
    <w:p w14:paraId="562F7A1F" w14:textId="77777777" w:rsidR="00637AC7" w:rsidRPr="00484468" w:rsidRDefault="00637AC7">
      <w:pPr>
        <w:rPr>
          <w:rFonts w:ascii="Cambria" w:hAnsi="Cambria"/>
          <w:lang w:val="cs-CZ"/>
          <w:rPrChange w:id="83" w:author="Habas Jan" w:date="2021-02-07T17:31:00Z">
            <w:rPr>
              <w:rFonts w:ascii="Cambria" w:hAnsi="Cambria"/>
              <w:lang w:val="cs-CZ"/>
            </w:rPr>
          </w:rPrChange>
        </w:rPr>
      </w:pPr>
    </w:p>
    <w:p w14:paraId="562F7A20" w14:textId="77777777" w:rsidR="00637AC7" w:rsidRPr="00484468" w:rsidRDefault="00FB4CD8">
      <w:pPr>
        <w:rPr>
          <w:rFonts w:ascii="Cambria" w:hAnsi="Cambria"/>
          <w:lang w:val="cs-CZ"/>
          <w:rPrChange w:id="84" w:author="Habas Jan" w:date="2021-02-07T17:31:00Z">
            <w:rPr>
              <w:rFonts w:ascii="Cambria" w:hAnsi="Cambria"/>
              <w:lang w:val="cs-CZ"/>
            </w:rPr>
          </w:rPrChange>
        </w:rPr>
      </w:pPr>
      <w:r w:rsidRPr="00484468">
        <w:rPr>
          <w:rFonts w:ascii="Cambria" w:hAnsi="Cambria"/>
          <w:lang w:val="cs-CZ"/>
          <w:rPrChange w:id="85" w:author="Habas Jan" w:date="2021-02-07T17:31:00Z">
            <w:rPr>
              <w:rFonts w:ascii="Cambria" w:hAnsi="Cambria"/>
              <w:lang w:val="cs-CZ"/>
            </w:rPr>
          </w:rPrChange>
        </w:rPr>
        <w:t>Pardubice 2021</w:t>
      </w:r>
    </w:p>
    <w:p w14:paraId="562F7A21" w14:textId="77777777" w:rsidR="00637AC7" w:rsidRPr="00484468" w:rsidRDefault="00FB4CD8">
      <w:pPr>
        <w:spacing w:after="160" w:line="259" w:lineRule="auto"/>
        <w:jc w:val="left"/>
        <w:rPr>
          <w:rFonts w:ascii="Cambria" w:hAnsi="Cambria"/>
          <w:lang w:val="cs-CZ"/>
        </w:rPr>
      </w:pPr>
      <w:r w:rsidRPr="00484468">
        <w:rPr>
          <w:rFonts w:ascii="Cambria" w:hAnsi="Cambria"/>
          <w:rPrChange w:id="86" w:author="Habas Jan" w:date="2021-02-07T17:31:00Z">
            <w:rPr/>
          </w:rPrChange>
        </w:rPr>
        <w:br w:type="page"/>
      </w:r>
    </w:p>
    <w:p w14:paraId="562F7A22" w14:textId="77777777" w:rsidR="00637AC7" w:rsidRPr="00484468" w:rsidRDefault="00FB4CD8">
      <w:pPr>
        <w:pStyle w:val="Default"/>
        <w:spacing w:after="360"/>
        <w:rPr>
          <w:rFonts w:ascii="Cambria" w:hAnsi="Cambria"/>
          <w:sz w:val="36"/>
          <w:szCs w:val="36"/>
          <w:lang w:val="cs-CZ"/>
          <w:rPrChange w:id="87" w:author="Habas Jan" w:date="2021-02-07T17:31:00Z">
            <w:rPr>
              <w:rFonts w:ascii="Cambria" w:hAnsi="Cambria"/>
              <w:sz w:val="36"/>
              <w:szCs w:val="36"/>
              <w:lang w:val="cs-CZ"/>
            </w:rPr>
          </w:rPrChange>
        </w:rPr>
      </w:pPr>
      <w:r w:rsidRPr="00484468">
        <w:rPr>
          <w:rFonts w:ascii="Cambria" w:hAnsi="Cambria"/>
          <w:b/>
          <w:bCs/>
          <w:sz w:val="36"/>
          <w:szCs w:val="36"/>
          <w:lang w:val="cs-CZ"/>
        </w:rPr>
        <w:lastRenderedPageBreak/>
        <w:t xml:space="preserve">Poděkování </w:t>
      </w:r>
    </w:p>
    <w:p w14:paraId="562F7A23" w14:textId="77777777" w:rsidR="00637AC7" w:rsidRPr="00484468" w:rsidRDefault="00FB4CD8">
      <w:pPr>
        <w:rPr>
          <w:rFonts w:ascii="Cambria" w:hAnsi="Cambria"/>
          <w:szCs w:val="24"/>
          <w:lang w:val="cs-CZ"/>
          <w:rPrChange w:id="88" w:author="Habas Jan" w:date="2021-02-07T17:31:00Z">
            <w:rPr>
              <w:rFonts w:ascii="Cambria" w:hAnsi="Cambria"/>
              <w:szCs w:val="24"/>
              <w:lang w:val="cs-CZ"/>
            </w:rPr>
          </w:rPrChange>
        </w:rPr>
      </w:pPr>
      <w:r w:rsidRPr="00484468">
        <w:rPr>
          <w:rFonts w:ascii="Cambria" w:hAnsi="Cambria"/>
          <w:szCs w:val="24"/>
          <w:lang w:val="cs-CZ"/>
          <w:rPrChange w:id="89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Chtěl bych poděkovat </w:t>
      </w:r>
      <w:r w:rsidRPr="00484468">
        <w:rPr>
          <w:rFonts w:ascii="Cambria" w:hAnsi="Cambria"/>
          <w:bCs/>
          <w:szCs w:val="24"/>
          <w:lang w:val="cs-CZ"/>
          <w:rPrChange w:id="90" w:author="Habas Jan" w:date="2021-02-07T17:31:00Z">
            <w:rPr>
              <w:rFonts w:ascii="Cambria" w:hAnsi="Cambria"/>
              <w:bCs/>
              <w:szCs w:val="24"/>
              <w:lang w:val="cs-CZ"/>
            </w:rPr>
          </w:rPrChange>
        </w:rPr>
        <w:t xml:space="preserve">RNDr. Janu Koupilovi Ph.D. </w:t>
      </w:r>
      <w:r w:rsidRPr="00484468">
        <w:rPr>
          <w:rFonts w:ascii="Cambria" w:hAnsi="Cambria"/>
          <w:szCs w:val="24"/>
          <w:lang w:val="cs-CZ"/>
          <w:rPrChange w:id="91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za vedení mého projektu a velikou ochotu z jeho strany, v tom, cokoliv vysvětlit, popřípadě poradit co zlepšit nebo za vysvětlení, které řešení je optimální.</w:t>
      </w:r>
    </w:p>
    <w:p w14:paraId="562F7A24" w14:textId="77777777" w:rsidR="00637AC7" w:rsidRPr="00484468" w:rsidRDefault="00FB4CD8">
      <w:pPr>
        <w:pStyle w:val="Nzev"/>
        <w:rPr>
          <w:rFonts w:ascii="Cambria" w:hAnsi="Cambria"/>
          <w:lang w:val="cs-CZ"/>
        </w:rPr>
      </w:pPr>
      <w:r w:rsidRPr="00484468">
        <w:rPr>
          <w:rFonts w:ascii="Cambria" w:hAnsi="Cambria"/>
          <w:rPrChange w:id="92" w:author="Habas Jan" w:date="2021-02-07T17:31:00Z">
            <w:rPr/>
          </w:rPrChange>
        </w:rPr>
        <w:br w:type="page"/>
      </w:r>
    </w:p>
    <w:p w14:paraId="562F7A25" w14:textId="77777777" w:rsidR="00637AC7" w:rsidRPr="00484468" w:rsidRDefault="00FB4CD8">
      <w:pPr>
        <w:pStyle w:val="Default"/>
        <w:spacing w:after="360"/>
        <w:rPr>
          <w:rFonts w:ascii="Cambria" w:hAnsi="Cambria"/>
          <w:sz w:val="36"/>
          <w:szCs w:val="36"/>
          <w:lang w:val="cs-CZ"/>
          <w:rPrChange w:id="93" w:author="Habas Jan" w:date="2021-02-07T17:31:00Z">
            <w:rPr>
              <w:rFonts w:ascii="Cambria" w:hAnsi="Cambria"/>
              <w:sz w:val="36"/>
              <w:szCs w:val="36"/>
              <w:lang w:val="cs-CZ"/>
            </w:rPr>
          </w:rPrChange>
        </w:rPr>
      </w:pPr>
      <w:r w:rsidRPr="00484468">
        <w:rPr>
          <w:rFonts w:ascii="Cambria" w:hAnsi="Cambria"/>
          <w:b/>
          <w:bCs/>
          <w:sz w:val="36"/>
          <w:szCs w:val="36"/>
          <w:lang w:val="cs-CZ"/>
        </w:rPr>
        <w:lastRenderedPageBreak/>
        <w:t>Anotace</w:t>
      </w:r>
    </w:p>
    <w:p w14:paraId="562F7A26" w14:textId="77777777" w:rsidR="00637AC7" w:rsidRPr="00484468" w:rsidRDefault="00FB4CD8">
      <w:pPr>
        <w:rPr>
          <w:rFonts w:ascii="Cambria" w:hAnsi="Cambria"/>
          <w:lang w:val="cs-CZ"/>
          <w:rPrChange w:id="94" w:author="Habas Jan" w:date="2021-02-07T17:31:00Z">
            <w:rPr>
              <w:rFonts w:ascii="Cambria" w:hAnsi="Cambria"/>
              <w:lang w:val="cs-CZ"/>
            </w:rPr>
          </w:rPrChange>
        </w:rPr>
      </w:pPr>
      <w:r w:rsidRPr="00484468">
        <w:rPr>
          <w:rFonts w:ascii="Cambria" w:hAnsi="Cambria"/>
          <w:lang w:val="cs-CZ"/>
          <w:rPrChange w:id="95" w:author="Habas Jan" w:date="2021-02-07T17:31:00Z">
            <w:rPr>
              <w:rFonts w:ascii="Cambria" w:hAnsi="Cambria"/>
              <w:lang w:val="cs-CZ"/>
            </w:rPr>
          </w:rPrChange>
        </w:rPr>
        <w:t xml:space="preserve">Cílem mého projektu bylo </w:t>
      </w:r>
      <w:r w:rsidRPr="00484468">
        <w:rPr>
          <w:rFonts w:ascii="Cambria" w:eastAsia="Calibri" w:hAnsi="Cambria"/>
          <w:lang w:val="cs-CZ"/>
          <w:rPrChange w:id="96" w:author="Habas Jan" w:date="2021-02-07T17:31:00Z">
            <w:rPr>
              <w:rFonts w:ascii="Cambria" w:eastAsia="Calibri" w:hAnsi="Cambria"/>
              <w:lang w:val="cs-CZ"/>
            </w:rPr>
          </w:rPrChange>
        </w:rPr>
        <w:t>vytvořit</w:t>
      </w:r>
      <w:r w:rsidRPr="00484468">
        <w:rPr>
          <w:rFonts w:ascii="Cambria" w:hAnsi="Cambria"/>
          <w:lang w:val="cs-CZ"/>
          <w:rPrChange w:id="97" w:author="Habas Jan" w:date="2021-02-07T17:31:00Z">
            <w:rPr>
              <w:rFonts w:ascii="Cambria" w:hAnsi="Cambria"/>
              <w:lang w:val="cs-CZ"/>
            </w:rPr>
          </w:rPrChange>
        </w:rPr>
        <w:t xml:space="preserve"> dělostřeleckou hru ve stylu </w:t>
      </w:r>
      <w:proofErr w:type="spellStart"/>
      <w:r w:rsidRPr="00484468">
        <w:rPr>
          <w:rFonts w:ascii="Cambria" w:hAnsi="Cambria"/>
          <w:lang w:val="cs-CZ"/>
          <w:rPrChange w:id="98" w:author="Habas Jan" w:date="2021-02-07T17:31:00Z">
            <w:rPr>
              <w:rFonts w:ascii="Cambria" w:hAnsi="Cambria"/>
              <w:lang w:val="cs-CZ"/>
            </w:rPr>
          </w:rPrChange>
        </w:rPr>
        <w:t>Worms</w:t>
      </w:r>
      <w:proofErr w:type="spellEnd"/>
      <w:r w:rsidRPr="00484468">
        <w:rPr>
          <w:rFonts w:ascii="Cambria" w:hAnsi="Cambria"/>
          <w:lang w:val="cs-CZ"/>
          <w:rPrChange w:id="99" w:author="Habas Jan" w:date="2021-02-07T17:31:00Z">
            <w:rPr>
              <w:rFonts w:ascii="Cambria" w:hAnsi="Cambria"/>
              <w:lang w:val="cs-CZ"/>
            </w:rPr>
          </w:rPrChange>
        </w:rPr>
        <w:t>, která bude hrána v prohlížeči. Kde bude v rámci možností dosti reálná fyzika (vítr, gravitace atd.)</w:t>
      </w:r>
    </w:p>
    <w:p w14:paraId="562F7A27" w14:textId="77777777" w:rsidR="00637AC7" w:rsidRPr="00484468" w:rsidRDefault="00FB4CD8">
      <w:pPr>
        <w:pStyle w:val="Default"/>
        <w:spacing w:after="360"/>
        <w:rPr>
          <w:rFonts w:ascii="Cambria" w:hAnsi="Cambria"/>
          <w:sz w:val="36"/>
          <w:szCs w:val="36"/>
          <w:lang w:val="cs-CZ"/>
          <w:rPrChange w:id="100" w:author="Habas Jan" w:date="2021-02-07T17:31:00Z">
            <w:rPr>
              <w:rFonts w:ascii="Cambria" w:hAnsi="Cambria"/>
              <w:sz w:val="36"/>
              <w:szCs w:val="36"/>
              <w:lang w:val="cs-CZ"/>
            </w:rPr>
          </w:rPrChange>
        </w:rPr>
      </w:pPr>
      <w:r w:rsidRPr="00484468">
        <w:rPr>
          <w:rFonts w:ascii="Cambria" w:hAnsi="Cambria"/>
          <w:b/>
          <w:bCs/>
          <w:sz w:val="36"/>
          <w:szCs w:val="36"/>
          <w:lang w:val="cs-CZ"/>
          <w:rPrChange w:id="101" w:author="Habas Jan" w:date="2021-02-07T17:31:00Z">
            <w:rPr>
              <w:rFonts w:ascii="Cambria" w:hAnsi="Cambria"/>
              <w:b/>
              <w:bCs/>
              <w:sz w:val="36"/>
              <w:szCs w:val="36"/>
              <w:lang w:val="cs-CZ"/>
            </w:rPr>
          </w:rPrChange>
        </w:rPr>
        <w:t>Klíčová slova</w:t>
      </w:r>
    </w:p>
    <w:p w14:paraId="562F7A28" w14:textId="77777777" w:rsidR="00637AC7" w:rsidRPr="00484468" w:rsidRDefault="00FB4CD8">
      <w:pPr>
        <w:rPr>
          <w:rFonts w:ascii="Cambria" w:hAnsi="Cambria"/>
          <w:lang w:val="cs-CZ"/>
          <w:rPrChange w:id="102" w:author="Habas Jan" w:date="2021-02-07T17:31:00Z">
            <w:rPr>
              <w:rFonts w:ascii="Cambria" w:hAnsi="Cambria"/>
              <w:lang w:val="cs-CZ"/>
            </w:rPr>
          </w:rPrChange>
        </w:rPr>
      </w:pPr>
      <w:proofErr w:type="spellStart"/>
      <w:r w:rsidRPr="00484468">
        <w:rPr>
          <w:rFonts w:ascii="Cambria" w:hAnsi="Cambria"/>
          <w:lang w:val="cs-CZ"/>
          <w:rPrChange w:id="103" w:author="Habas Jan" w:date="2021-02-07T17:31:00Z">
            <w:rPr>
              <w:rFonts w:ascii="Cambria" w:hAnsi="Cambria"/>
              <w:lang w:val="cs-CZ"/>
            </w:rPr>
          </w:rPrChange>
        </w:rPr>
        <w:t>Worms</w:t>
      </w:r>
      <w:proofErr w:type="spellEnd"/>
      <w:r w:rsidRPr="00484468">
        <w:rPr>
          <w:rFonts w:ascii="Cambria" w:hAnsi="Cambria"/>
          <w:lang w:val="cs-CZ"/>
          <w:rPrChange w:id="104" w:author="Habas Jan" w:date="2021-02-07T17:31:00Z">
            <w:rPr>
              <w:rFonts w:ascii="Cambria" w:hAnsi="Cambria"/>
              <w:lang w:val="cs-CZ"/>
            </w:rPr>
          </w:rPrChange>
        </w:rPr>
        <w:t>, internetová hra, fyzika, JS, P5, Matter.js</w:t>
      </w:r>
    </w:p>
    <w:p w14:paraId="562F7A29" w14:textId="77777777" w:rsidR="00637AC7" w:rsidRPr="00484468" w:rsidRDefault="00637AC7">
      <w:pPr>
        <w:rPr>
          <w:rFonts w:ascii="Cambria" w:hAnsi="Cambria"/>
          <w:lang w:val="cs-CZ"/>
          <w:rPrChange w:id="105" w:author="Habas Jan" w:date="2021-02-07T17:31:00Z">
            <w:rPr>
              <w:rFonts w:ascii="Cambria" w:hAnsi="Cambria"/>
              <w:lang w:val="cs-CZ"/>
            </w:rPr>
          </w:rPrChange>
        </w:rPr>
      </w:pPr>
    </w:p>
    <w:p w14:paraId="562F7A2A" w14:textId="77777777" w:rsidR="00637AC7" w:rsidRPr="00484468" w:rsidRDefault="00637AC7">
      <w:pPr>
        <w:spacing w:after="160" w:line="259" w:lineRule="auto"/>
        <w:jc w:val="left"/>
        <w:rPr>
          <w:rFonts w:ascii="Cambria" w:hAnsi="Cambria"/>
          <w:lang w:val="cs-CZ"/>
          <w:rPrChange w:id="106" w:author="Habas Jan" w:date="2021-02-07T17:31:00Z">
            <w:rPr>
              <w:rFonts w:ascii="Cambria" w:hAnsi="Cambria"/>
              <w:lang w:val="cs-CZ"/>
            </w:rPr>
          </w:rPrChange>
        </w:rPr>
      </w:pPr>
    </w:p>
    <w:sdt>
      <w:sdtPr>
        <w:rPr>
          <w:rFonts w:ascii="Cambria" w:eastAsiaTheme="minorHAnsi" w:hAnsi="Cambria" w:cs="Times New Roman"/>
          <w:color w:val="auto"/>
          <w:sz w:val="24"/>
          <w:szCs w:val="22"/>
          <w:lang w:val="en-GB" w:eastAsia="en-US"/>
        </w:rPr>
        <w:id w:val="-235011036"/>
        <w:docPartObj>
          <w:docPartGallery w:val="Table of Contents"/>
          <w:docPartUnique/>
        </w:docPartObj>
      </w:sdtPr>
      <w:sdtEndPr/>
      <w:sdtContent>
        <w:bookmarkStart w:id="107" w:name="_Toc63611568" w:displacedByCustomXml="prev"/>
        <w:p w14:paraId="562F7A2B" w14:textId="77777777" w:rsidR="00637AC7" w:rsidRPr="00484468" w:rsidRDefault="00FB4CD8">
          <w:pPr>
            <w:pStyle w:val="Nadpisobsahu"/>
            <w:rPr>
              <w:rFonts w:ascii="Cambria" w:hAnsi="Cambria"/>
              <w:rPrChange w:id="108" w:author="Habas Jan" w:date="2021-02-07T17:31:00Z">
                <w:rPr/>
              </w:rPrChange>
            </w:rPr>
          </w:pPr>
          <w:r w:rsidRPr="00484468">
            <w:rPr>
              <w:rFonts w:ascii="Cambria" w:hAnsi="Cambria"/>
              <w:rPrChange w:id="109" w:author="Habas Jan" w:date="2021-02-07T17:31:00Z">
                <w:rPr/>
              </w:rPrChange>
            </w:rPr>
            <w:br w:type="page"/>
          </w:r>
          <w:r w:rsidRPr="00484468">
            <w:rPr>
              <w:rFonts w:ascii="Cambria" w:hAnsi="Cambria"/>
            </w:rPr>
            <w:lastRenderedPageBreak/>
            <w:t>Obsah</w:t>
          </w:r>
          <w:bookmarkEnd w:id="107"/>
        </w:p>
        <w:p w14:paraId="49C54BA3" w14:textId="439F2906" w:rsidR="001275A6" w:rsidRDefault="00FB4CD8">
          <w:pPr>
            <w:pStyle w:val="Obsah1"/>
            <w:tabs>
              <w:tab w:val="right" w:leader="dot" w:pos="9062"/>
            </w:tabs>
            <w:rPr>
              <w:ins w:id="110" w:author="Habas Jan" w:date="2021-02-07T17:32:00Z"/>
              <w:rFonts w:asciiTheme="minorHAnsi" w:eastAsiaTheme="minorEastAsia" w:hAnsiTheme="minorHAnsi" w:cstheme="minorBidi"/>
              <w:noProof/>
              <w:sz w:val="22"/>
              <w:lang w:val="cs-CZ" w:eastAsia="cs-CZ"/>
            </w:rPr>
          </w:pPr>
          <w:r w:rsidRPr="00484468">
            <w:rPr>
              <w:rFonts w:ascii="Cambria" w:hAnsi="Cambria"/>
              <w:rPrChange w:id="111" w:author="Habas Jan" w:date="2021-02-07T17:31:00Z">
                <w:rPr/>
              </w:rPrChange>
            </w:rPr>
            <w:fldChar w:fldCharType="begin"/>
          </w:r>
          <w:r w:rsidRPr="00484468">
            <w:rPr>
              <w:rStyle w:val="Odkaznarejstk"/>
              <w:rFonts w:ascii="Cambria" w:hAnsi="Cambria"/>
              <w:webHidden/>
              <w:rPrChange w:id="112" w:author="Habas Jan" w:date="2021-02-07T17:31:00Z">
                <w:rPr>
                  <w:rStyle w:val="Odkaznarejstk"/>
                  <w:rFonts w:ascii="Cambria" w:hAnsi="Cambria"/>
                  <w:webHidden/>
                </w:rPr>
              </w:rPrChange>
            </w:rPr>
            <w:instrText>TOC \z \o "1-3" \u \h</w:instrText>
          </w:r>
          <w:r w:rsidRPr="00484468">
            <w:rPr>
              <w:rStyle w:val="Odkaznarejstk"/>
              <w:rFonts w:ascii="Cambria" w:hAnsi="Cambria"/>
              <w:rPrChange w:id="113" w:author="Habas Jan" w:date="2021-02-07T17:31:00Z">
                <w:rPr>
                  <w:rFonts w:ascii="Cambria" w:hAnsi="Cambria"/>
                </w:rPr>
              </w:rPrChange>
            </w:rPr>
            <w:fldChar w:fldCharType="separate"/>
          </w:r>
          <w:ins w:id="114" w:author="Habas Jan" w:date="2021-02-07T17:32:00Z">
            <w:r w:rsidR="001275A6" w:rsidRPr="004C197C">
              <w:rPr>
                <w:rStyle w:val="Hypertextovodkaz"/>
                <w:noProof/>
              </w:rPr>
              <w:fldChar w:fldCharType="begin"/>
            </w:r>
            <w:r w:rsidR="001275A6" w:rsidRPr="004C197C">
              <w:rPr>
                <w:rStyle w:val="Hypertextovodkaz"/>
                <w:noProof/>
              </w:rPr>
              <w:instrText xml:space="preserve"> </w:instrText>
            </w:r>
            <w:r w:rsidR="001275A6">
              <w:rPr>
                <w:noProof/>
              </w:rPr>
              <w:instrText>HYPERLINK \l "_Toc63611568"</w:instrText>
            </w:r>
            <w:r w:rsidR="001275A6" w:rsidRPr="004C197C">
              <w:rPr>
                <w:rStyle w:val="Hypertextovodkaz"/>
                <w:noProof/>
              </w:rPr>
              <w:instrText xml:space="preserve"> </w:instrText>
            </w:r>
            <w:r w:rsidR="001275A6" w:rsidRPr="004C197C">
              <w:rPr>
                <w:rStyle w:val="Hypertextovodkaz"/>
                <w:noProof/>
              </w:rPr>
            </w:r>
            <w:r w:rsidR="001275A6" w:rsidRPr="004C197C">
              <w:rPr>
                <w:rStyle w:val="Hypertextovodkaz"/>
                <w:noProof/>
              </w:rPr>
              <w:fldChar w:fldCharType="separate"/>
            </w:r>
            <w:r w:rsidR="001275A6" w:rsidRPr="004C197C">
              <w:rPr>
                <w:rStyle w:val="Hypertextovodkaz"/>
                <w:rFonts w:ascii="Cambria" w:hAnsi="Cambria"/>
                <w:noProof/>
              </w:rPr>
              <w:t>Obsah</w:t>
            </w:r>
            <w:r w:rsidR="001275A6">
              <w:rPr>
                <w:noProof/>
                <w:webHidden/>
              </w:rPr>
              <w:tab/>
            </w:r>
            <w:r w:rsidR="001275A6">
              <w:rPr>
                <w:noProof/>
                <w:webHidden/>
              </w:rPr>
              <w:fldChar w:fldCharType="begin"/>
            </w:r>
            <w:r w:rsidR="001275A6">
              <w:rPr>
                <w:noProof/>
                <w:webHidden/>
              </w:rPr>
              <w:instrText xml:space="preserve"> PAGEREF _Toc63611568 \h </w:instrText>
            </w:r>
            <w:r w:rsidR="001275A6">
              <w:rPr>
                <w:noProof/>
                <w:webHidden/>
              </w:rPr>
            </w:r>
          </w:ins>
          <w:r w:rsidR="001275A6">
            <w:rPr>
              <w:noProof/>
              <w:webHidden/>
            </w:rPr>
            <w:fldChar w:fldCharType="separate"/>
          </w:r>
          <w:ins w:id="115" w:author="Habas Jan" w:date="2021-02-07T17:32:00Z">
            <w:r w:rsidR="001275A6">
              <w:rPr>
                <w:noProof/>
                <w:webHidden/>
              </w:rPr>
              <w:t>5</w:t>
            </w:r>
            <w:r w:rsidR="001275A6">
              <w:rPr>
                <w:noProof/>
                <w:webHidden/>
              </w:rPr>
              <w:fldChar w:fldCharType="end"/>
            </w:r>
            <w:r w:rsidR="001275A6" w:rsidRPr="004C197C">
              <w:rPr>
                <w:rStyle w:val="Hypertextovodkaz"/>
                <w:noProof/>
              </w:rPr>
              <w:fldChar w:fldCharType="end"/>
            </w:r>
          </w:ins>
        </w:p>
        <w:p w14:paraId="30F3944B" w14:textId="67C254E0" w:rsidR="001275A6" w:rsidRDefault="001275A6">
          <w:pPr>
            <w:pStyle w:val="Obsah1"/>
            <w:tabs>
              <w:tab w:val="right" w:leader="dot" w:pos="9062"/>
            </w:tabs>
            <w:rPr>
              <w:ins w:id="116" w:author="Habas Jan" w:date="2021-02-07T17:32:00Z"/>
              <w:rFonts w:asciiTheme="minorHAnsi" w:eastAsiaTheme="minorEastAsia" w:hAnsiTheme="minorHAnsi" w:cstheme="minorBidi"/>
              <w:noProof/>
              <w:sz w:val="22"/>
              <w:lang w:val="cs-CZ" w:eastAsia="cs-CZ"/>
            </w:rPr>
          </w:pPr>
          <w:ins w:id="117" w:author="Habas Jan" w:date="2021-02-07T17:32:00Z">
            <w:r w:rsidRPr="004C197C">
              <w:rPr>
                <w:rStyle w:val="Hypertextovodkaz"/>
                <w:noProof/>
              </w:rPr>
              <w:fldChar w:fldCharType="begin"/>
            </w:r>
            <w:r w:rsidRPr="004C197C">
              <w:rPr>
                <w:rStyle w:val="Hypertextovodkaz"/>
                <w:noProof/>
              </w:rPr>
              <w:instrText xml:space="preserve"> </w:instrText>
            </w:r>
            <w:r>
              <w:rPr>
                <w:noProof/>
              </w:rPr>
              <w:instrText>HYPERLINK \l "_Toc63611569"</w:instrText>
            </w:r>
            <w:r w:rsidRPr="004C197C">
              <w:rPr>
                <w:rStyle w:val="Hypertextovodkaz"/>
                <w:noProof/>
              </w:rPr>
              <w:instrText xml:space="preserve"> </w:instrText>
            </w:r>
            <w:r w:rsidRPr="004C197C">
              <w:rPr>
                <w:rStyle w:val="Hypertextovodkaz"/>
                <w:noProof/>
              </w:rPr>
            </w:r>
            <w:r w:rsidRPr="004C197C">
              <w:rPr>
                <w:rStyle w:val="Hypertextovodkaz"/>
                <w:noProof/>
              </w:rPr>
              <w:fldChar w:fldCharType="separate"/>
            </w:r>
            <w:r w:rsidRPr="004C197C">
              <w:rPr>
                <w:rStyle w:val="Hypertextovodkaz"/>
                <w:rFonts w:ascii="Cambria" w:hAnsi="Cambria"/>
                <w:noProof/>
              </w:rPr>
              <w:t>1. Úvod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_Toc63611569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118" w:author="Habas Jan" w:date="2021-02-07T17:32:00Z"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  <w:r w:rsidRPr="004C197C">
              <w:rPr>
                <w:rStyle w:val="Hypertextovodkaz"/>
                <w:noProof/>
              </w:rPr>
              <w:fldChar w:fldCharType="end"/>
            </w:r>
          </w:ins>
        </w:p>
        <w:p w14:paraId="0B8CC030" w14:textId="6396E7C7" w:rsidR="001275A6" w:rsidRDefault="001275A6">
          <w:pPr>
            <w:pStyle w:val="Obsah1"/>
            <w:tabs>
              <w:tab w:val="right" w:leader="dot" w:pos="9062"/>
            </w:tabs>
            <w:rPr>
              <w:ins w:id="119" w:author="Habas Jan" w:date="2021-02-07T17:32:00Z"/>
              <w:rFonts w:asciiTheme="minorHAnsi" w:eastAsiaTheme="minorEastAsia" w:hAnsiTheme="minorHAnsi" w:cstheme="minorBidi"/>
              <w:noProof/>
              <w:sz w:val="22"/>
              <w:lang w:val="cs-CZ" w:eastAsia="cs-CZ"/>
            </w:rPr>
          </w:pPr>
          <w:ins w:id="120" w:author="Habas Jan" w:date="2021-02-07T17:32:00Z">
            <w:r w:rsidRPr="004C197C">
              <w:rPr>
                <w:rStyle w:val="Hypertextovodkaz"/>
                <w:noProof/>
              </w:rPr>
              <w:fldChar w:fldCharType="begin"/>
            </w:r>
            <w:r w:rsidRPr="004C197C">
              <w:rPr>
                <w:rStyle w:val="Hypertextovodkaz"/>
                <w:noProof/>
              </w:rPr>
              <w:instrText xml:space="preserve"> </w:instrText>
            </w:r>
            <w:r>
              <w:rPr>
                <w:noProof/>
              </w:rPr>
              <w:instrText>HYPERLINK \l "_Toc63611570"</w:instrText>
            </w:r>
            <w:r w:rsidRPr="004C197C">
              <w:rPr>
                <w:rStyle w:val="Hypertextovodkaz"/>
                <w:noProof/>
              </w:rPr>
              <w:instrText xml:space="preserve"> </w:instrText>
            </w:r>
            <w:r w:rsidRPr="004C197C">
              <w:rPr>
                <w:rStyle w:val="Hypertextovodkaz"/>
                <w:noProof/>
              </w:rPr>
            </w:r>
            <w:r w:rsidRPr="004C197C">
              <w:rPr>
                <w:rStyle w:val="Hypertextovodkaz"/>
                <w:noProof/>
              </w:rPr>
              <w:fldChar w:fldCharType="separate"/>
            </w:r>
            <w:r w:rsidRPr="004C197C">
              <w:rPr>
                <w:rStyle w:val="Hypertextovodkaz"/>
                <w:rFonts w:ascii="Cambria" w:hAnsi="Cambria"/>
                <w:noProof/>
                <w:lang w:val="cs-CZ"/>
              </w:rPr>
              <w:t>2. Motivace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_Toc63611570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121" w:author="Habas Jan" w:date="2021-02-07T17:32:00Z"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  <w:r w:rsidRPr="004C197C">
              <w:rPr>
                <w:rStyle w:val="Hypertextovodkaz"/>
                <w:noProof/>
              </w:rPr>
              <w:fldChar w:fldCharType="end"/>
            </w:r>
          </w:ins>
        </w:p>
        <w:p w14:paraId="31B5BB18" w14:textId="52B6D998" w:rsidR="001275A6" w:rsidRDefault="001275A6">
          <w:pPr>
            <w:pStyle w:val="Obsah1"/>
            <w:tabs>
              <w:tab w:val="right" w:leader="dot" w:pos="9062"/>
            </w:tabs>
            <w:rPr>
              <w:ins w:id="122" w:author="Habas Jan" w:date="2021-02-07T17:32:00Z"/>
              <w:rFonts w:asciiTheme="minorHAnsi" w:eastAsiaTheme="minorEastAsia" w:hAnsiTheme="minorHAnsi" w:cstheme="minorBidi"/>
              <w:noProof/>
              <w:sz w:val="22"/>
              <w:lang w:val="cs-CZ" w:eastAsia="cs-CZ"/>
            </w:rPr>
          </w:pPr>
          <w:ins w:id="123" w:author="Habas Jan" w:date="2021-02-07T17:32:00Z">
            <w:r w:rsidRPr="004C197C">
              <w:rPr>
                <w:rStyle w:val="Hypertextovodkaz"/>
                <w:noProof/>
              </w:rPr>
              <w:fldChar w:fldCharType="begin"/>
            </w:r>
            <w:r w:rsidRPr="004C197C">
              <w:rPr>
                <w:rStyle w:val="Hypertextovodkaz"/>
                <w:noProof/>
              </w:rPr>
              <w:instrText xml:space="preserve"> </w:instrText>
            </w:r>
            <w:r>
              <w:rPr>
                <w:noProof/>
              </w:rPr>
              <w:instrText>HYPERLINK \l "_Toc63611571"</w:instrText>
            </w:r>
            <w:r w:rsidRPr="004C197C">
              <w:rPr>
                <w:rStyle w:val="Hypertextovodkaz"/>
                <w:noProof/>
              </w:rPr>
              <w:instrText xml:space="preserve"> </w:instrText>
            </w:r>
            <w:r w:rsidRPr="004C197C">
              <w:rPr>
                <w:rStyle w:val="Hypertextovodkaz"/>
                <w:noProof/>
              </w:rPr>
            </w:r>
            <w:r w:rsidRPr="004C197C">
              <w:rPr>
                <w:rStyle w:val="Hypertextovodkaz"/>
                <w:noProof/>
              </w:rPr>
              <w:fldChar w:fldCharType="separate"/>
            </w:r>
            <w:r w:rsidRPr="004C197C">
              <w:rPr>
                <w:rStyle w:val="Hypertextovodkaz"/>
                <w:rFonts w:ascii="Cambria" w:hAnsi="Cambria"/>
                <w:noProof/>
                <w:lang w:val="cs-CZ"/>
              </w:rPr>
              <w:t>3. Výběr technologie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_Toc63611571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124" w:author="Habas Jan" w:date="2021-02-07T17:32:00Z"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  <w:r w:rsidRPr="004C197C">
              <w:rPr>
                <w:rStyle w:val="Hypertextovodkaz"/>
                <w:noProof/>
              </w:rPr>
              <w:fldChar w:fldCharType="end"/>
            </w:r>
          </w:ins>
        </w:p>
        <w:p w14:paraId="23D75067" w14:textId="7ECC3CCC" w:rsidR="001275A6" w:rsidRDefault="001275A6">
          <w:pPr>
            <w:pStyle w:val="Obsah1"/>
            <w:tabs>
              <w:tab w:val="right" w:leader="dot" w:pos="9062"/>
            </w:tabs>
            <w:rPr>
              <w:ins w:id="125" w:author="Habas Jan" w:date="2021-02-07T17:32:00Z"/>
              <w:rFonts w:asciiTheme="minorHAnsi" w:eastAsiaTheme="minorEastAsia" w:hAnsiTheme="minorHAnsi" w:cstheme="minorBidi"/>
              <w:noProof/>
              <w:sz w:val="22"/>
              <w:lang w:val="cs-CZ" w:eastAsia="cs-CZ"/>
            </w:rPr>
          </w:pPr>
          <w:ins w:id="126" w:author="Habas Jan" w:date="2021-02-07T17:32:00Z">
            <w:r w:rsidRPr="004C197C">
              <w:rPr>
                <w:rStyle w:val="Hypertextovodkaz"/>
                <w:noProof/>
              </w:rPr>
              <w:fldChar w:fldCharType="begin"/>
            </w:r>
            <w:r w:rsidRPr="004C197C">
              <w:rPr>
                <w:rStyle w:val="Hypertextovodkaz"/>
                <w:noProof/>
              </w:rPr>
              <w:instrText xml:space="preserve"> </w:instrText>
            </w:r>
            <w:r>
              <w:rPr>
                <w:noProof/>
              </w:rPr>
              <w:instrText>HYPERLINK \l "_Toc63611572"</w:instrText>
            </w:r>
            <w:r w:rsidRPr="004C197C">
              <w:rPr>
                <w:rStyle w:val="Hypertextovodkaz"/>
                <w:noProof/>
              </w:rPr>
              <w:instrText xml:space="preserve"> </w:instrText>
            </w:r>
            <w:r w:rsidRPr="004C197C">
              <w:rPr>
                <w:rStyle w:val="Hypertextovodkaz"/>
                <w:noProof/>
              </w:rPr>
            </w:r>
            <w:r w:rsidRPr="004C197C">
              <w:rPr>
                <w:rStyle w:val="Hypertextovodkaz"/>
                <w:noProof/>
              </w:rPr>
              <w:fldChar w:fldCharType="separate"/>
            </w:r>
            <w:r w:rsidRPr="004C197C">
              <w:rPr>
                <w:rStyle w:val="Hypertextovodkaz"/>
                <w:rFonts w:ascii="Cambria" w:hAnsi="Cambria"/>
                <w:noProof/>
                <w:lang w:val="cs-CZ"/>
              </w:rPr>
              <w:t>4. Technologie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_Toc63611572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127" w:author="Habas Jan" w:date="2021-02-07T17:32:00Z"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  <w:r w:rsidRPr="004C197C">
              <w:rPr>
                <w:rStyle w:val="Hypertextovodkaz"/>
                <w:noProof/>
              </w:rPr>
              <w:fldChar w:fldCharType="end"/>
            </w:r>
          </w:ins>
        </w:p>
        <w:p w14:paraId="16343A3D" w14:textId="78C02467" w:rsidR="001275A6" w:rsidRDefault="001275A6">
          <w:pPr>
            <w:pStyle w:val="Obsah2"/>
            <w:tabs>
              <w:tab w:val="right" w:leader="dot" w:pos="9062"/>
            </w:tabs>
            <w:rPr>
              <w:ins w:id="128" w:author="Habas Jan" w:date="2021-02-07T17:32:00Z"/>
              <w:rFonts w:asciiTheme="minorHAnsi" w:eastAsiaTheme="minorEastAsia" w:hAnsiTheme="minorHAnsi" w:cstheme="minorBidi"/>
              <w:noProof/>
              <w:sz w:val="22"/>
              <w:lang w:val="cs-CZ" w:eastAsia="cs-CZ"/>
            </w:rPr>
          </w:pPr>
          <w:ins w:id="129" w:author="Habas Jan" w:date="2021-02-07T17:32:00Z">
            <w:r w:rsidRPr="004C197C">
              <w:rPr>
                <w:rStyle w:val="Hypertextovodkaz"/>
                <w:noProof/>
              </w:rPr>
              <w:fldChar w:fldCharType="begin"/>
            </w:r>
            <w:r w:rsidRPr="004C197C">
              <w:rPr>
                <w:rStyle w:val="Hypertextovodkaz"/>
                <w:noProof/>
              </w:rPr>
              <w:instrText xml:space="preserve"> </w:instrText>
            </w:r>
            <w:r>
              <w:rPr>
                <w:noProof/>
              </w:rPr>
              <w:instrText>HYPERLINK \l "_Toc63611573"</w:instrText>
            </w:r>
            <w:r w:rsidRPr="004C197C">
              <w:rPr>
                <w:rStyle w:val="Hypertextovodkaz"/>
                <w:noProof/>
              </w:rPr>
              <w:instrText xml:space="preserve"> </w:instrText>
            </w:r>
            <w:r w:rsidRPr="004C197C">
              <w:rPr>
                <w:rStyle w:val="Hypertextovodkaz"/>
                <w:noProof/>
              </w:rPr>
            </w:r>
            <w:r w:rsidRPr="004C197C">
              <w:rPr>
                <w:rStyle w:val="Hypertextovodkaz"/>
                <w:noProof/>
              </w:rPr>
              <w:fldChar w:fldCharType="separate"/>
            </w:r>
            <w:r w:rsidRPr="004C197C">
              <w:rPr>
                <w:rStyle w:val="Hypertextovodkaz"/>
                <w:rFonts w:ascii="Cambria" w:hAnsi="Cambria"/>
                <w:noProof/>
                <w:lang w:val="cs-CZ"/>
              </w:rPr>
              <w:t>4.1 Matter.js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_Toc63611573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130" w:author="Habas Jan" w:date="2021-02-07T17:32:00Z"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  <w:r w:rsidRPr="004C197C">
              <w:rPr>
                <w:rStyle w:val="Hypertextovodkaz"/>
                <w:noProof/>
              </w:rPr>
              <w:fldChar w:fldCharType="end"/>
            </w:r>
          </w:ins>
        </w:p>
        <w:p w14:paraId="6CAB0030" w14:textId="1F60B1E0" w:rsidR="001275A6" w:rsidRDefault="001275A6">
          <w:pPr>
            <w:pStyle w:val="Obsah2"/>
            <w:tabs>
              <w:tab w:val="right" w:leader="dot" w:pos="9062"/>
            </w:tabs>
            <w:rPr>
              <w:ins w:id="131" w:author="Habas Jan" w:date="2021-02-07T17:32:00Z"/>
              <w:rFonts w:asciiTheme="minorHAnsi" w:eastAsiaTheme="minorEastAsia" w:hAnsiTheme="minorHAnsi" w:cstheme="minorBidi"/>
              <w:noProof/>
              <w:sz w:val="22"/>
              <w:lang w:val="cs-CZ" w:eastAsia="cs-CZ"/>
            </w:rPr>
          </w:pPr>
          <w:ins w:id="132" w:author="Habas Jan" w:date="2021-02-07T17:32:00Z">
            <w:r w:rsidRPr="004C197C">
              <w:rPr>
                <w:rStyle w:val="Hypertextovodkaz"/>
                <w:noProof/>
              </w:rPr>
              <w:fldChar w:fldCharType="begin"/>
            </w:r>
            <w:r w:rsidRPr="004C197C">
              <w:rPr>
                <w:rStyle w:val="Hypertextovodkaz"/>
                <w:noProof/>
              </w:rPr>
              <w:instrText xml:space="preserve"> </w:instrText>
            </w:r>
            <w:r>
              <w:rPr>
                <w:noProof/>
              </w:rPr>
              <w:instrText>HYPERLINK \l "_Toc63611574"</w:instrText>
            </w:r>
            <w:r w:rsidRPr="004C197C">
              <w:rPr>
                <w:rStyle w:val="Hypertextovodkaz"/>
                <w:noProof/>
              </w:rPr>
              <w:instrText xml:space="preserve"> </w:instrText>
            </w:r>
            <w:r w:rsidRPr="004C197C">
              <w:rPr>
                <w:rStyle w:val="Hypertextovodkaz"/>
                <w:noProof/>
              </w:rPr>
            </w:r>
            <w:r w:rsidRPr="004C197C">
              <w:rPr>
                <w:rStyle w:val="Hypertextovodkaz"/>
                <w:noProof/>
              </w:rPr>
              <w:fldChar w:fldCharType="separate"/>
            </w:r>
            <w:r w:rsidRPr="004C197C">
              <w:rPr>
                <w:rStyle w:val="Hypertextovodkaz"/>
                <w:rFonts w:ascii="Cambria" w:hAnsi="Cambria"/>
                <w:noProof/>
                <w:lang w:val="cs-CZ"/>
              </w:rPr>
              <w:t>4.2 P5.js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_Toc63611574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133" w:author="Habas Jan" w:date="2021-02-07T17:32:00Z"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  <w:r w:rsidRPr="004C197C">
              <w:rPr>
                <w:rStyle w:val="Hypertextovodkaz"/>
                <w:noProof/>
              </w:rPr>
              <w:fldChar w:fldCharType="end"/>
            </w:r>
          </w:ins>
        </w:p>
        <w:p w14:paraId="77331CF5" w14:textId="71393957" w:rsidR="001275A6" w:rsidRDefault="001275A6">
          <w:pPr>
            <w:pStyle w:val="Obsah2"/>
            <w:tabs>
              <w:tab w:val="right" w:leader="dot" w:pos="9062"/>
            </w:tabs>
            <w:rPr>
              <w:ins w:id="134" w:author="Habas Jan" w:date="2021-02-07T17:32:00Z"/>
              <w:rFonts w:asciiTheme="minorHAnsi" w:eastAsiaTheme="minorEastAsia" w:hAnsiTheme="minorHAnsi" w:cstheme="minorBidi"/>
              <w:noProof/>
              <w:sz w:val="22"/>
              <w:lang w:val="cs-CZ" w:eastAsia="cs-CZ"/>
            </w:rPr>
          </w:pPr>
          <w:ins w:id="135" w:author="Habas Jan" w:date="2021-02-07T17:32:00Z">
            <w:r w:rsidRPr="004C197C">
              <w:rPr>
                <w:rStyle w:val="Hypertextovodkaz"/>
                <w:noProof/>
              </w:rPr>
              <w:fldChar w:fldCharType="begin"/>
            </w:r>
            <w:r w:rsidRPr="004C197C">
              <w:rPr>
                <w:rStyle w:val="Hypertextovodkaz"/>
                <w:noProof/>
              </w:rPr>
              <w:instrText xml:space="preserve"> </w:instrText>
            </w:r>
            <w:r>
              <w:rPr>
                <w:noProof/>
              </w:rPr>
              <w:instrText>HYPERLINK \l "_Toc63611575"</w:instrText>
            </w:r>
            <w:r w:rsidRPr="004C197C">
              <w:rPr>
                <w:rStyle w:val="Hypertextovodkaz"/>
                <w:noProof/>
              </w:rPr>
              <w:instrText xml:space="preserve"> </w:instrText>
            </w:r>
            <w:r w:rsidRPr="004C197C">
              <w:rPr>
                <w:rStyle w:val="Hypertextovodkaz"/>
                <w:noProof/>
              </w:rPr>
            </w:r>
            <w:r w:rsidRPr="004C197C">
              <w:rPr>
                <w:rStyle w:val="Hypertextovodkaz"/>
                <w:noProof/>
              </w:rPr>
              <w:fldChar w:fldCharType="separate"/>
            </w:r>
            <w:r w:rsidRPr="004C197C">
              <w:rPr>
                <w:rStyle w:val="Hypertextovodkaz"/>
                <w:rFonts w:ascii="Cambria" w:hAnsi="Cambria"/>
                <w:noProof/>
                <w:lang w:val="cs-CZ"/>
              </w:rPr>
              <w:t>4.3 Polygon tools 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_Toc63611575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136" w:author="Habas Jan" w:date="2021-02-07T17:32:00Z"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  <w:r w:rsidRPr="004C197C">
              <w:rPr>
                <w:rStyle w:val="Hypertextovodkaz"/>
                <w:noProof/>
              </w:rPr>
              <w:fldChar w:fldCharType="end"/>
            </w:r>
          </w:ins>
        </w:p>
        <w:p w14:paraId="7EEAD604" w14:textId="503F8B4D" w:rsidR="001275A6" w:rsidRDefault="001275A6">
          <w:pPr>
            <w:pStyle w:val="Obsah2"/>
            <w:tabs>
              <w:tab w:val="right" w:leader="dot" w:pos="9062"/>
            </w:tabs>
            <w:rPr>
              <w:ins w:id="137" w:author="Habas Jan" w:date="2021-02-07T17:32:00Z"/>
              <w:rFonts w:asciiTheme="minorHAnsi" w:eastAsiaTheme="minorEastAsia" w:hAnsiTheme="minorHAnsi" w:cstheme="minorBidi"/>
              <w:noProof/>
              <w:sz w:val="22"/>
              <w:lang w:val="cs-CZ" w:eastAsia="cs-CZ"/>
            </w:rPr>
          </w:pPr>
          <w:ins w:id="138" w:author="Habas Jan" w:date="2021-02-07T17:32:00Z">
            <w:r w:rsidRPr="004C197C">
              <w:rPr>
                <w:rStyle w:val="Hypertextovodkaz"/>
                <w:noProof/>
              </w:rPr>
              <w:fldChar w:fldCharType="begin"/>
            </w:r>
            <w:r w:rsidRPr="004C197C">
              <w:rPr>
                <w:rStyle w:val="Hypertextovodkaz"/>
                <w:noProof/>
              </w:rPr>
              <w:instrText xml:space="preserve"> </w:instrText>
            </w:r>
            <w:r>
              <w:rPr>
                <w:noProof/>
              </w:rPr>
              <w:instrText>HYPERLINK \l "_Toc63611576"</w:instrText>
            </w:r>
            <w:r w:rsidRPr="004C197C">
              <w:rPr>
                <w:rStyle w:val="Hypertextovodkaz"/>
                <w:noProof/>
              </w:rPr>
              <w:instrText xml:space="preserve"> </w:instrText>
            </w:r>
            <w:r w:rsidRPr="004C197C">
              <w:rPr>
                <w:rStyle w:val="Hypertextovodkaz"/>
                <w:noProof/>
              </w:rPr>
            </w:r>
            <w:r w:rsidRPr="004C197C">
              <w:rPr>
                <w:rStyle w:val="Hypertextovodkaz"/>
                <w:noProof/>
              </w:rPr>
              <w:fldChar w:fldCharType="separate"/>
            </w:r>
            <w:r w:rsidRPr="004C197C">
              <w:rPr>
                <w:rStyle w:val="Hypertextovodkaz"/>
                <w:rFonts w:ascii="Cambria" w:hAnsi="Cambria"/>
                <w:noProof/>
                <w:lang w:val="cs-CZ"/>
              </w:rPr>
              <w:t>4.4 Decomp.js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_Toc63611576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139" w:author="Habas Jan" w:date="2021-02-07T17:32:00Z"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  <w:r w:rsidRPr="004C197C">
              <w:rPr>
                <w:rStyle w:val="Hypertextovodkaz"/>
                <w:noProof/>
              </w:rPr>
              <w:fldChar w:fldCharType="end"/>
            </w:r>
          </w:ins>
        </w:p>
        <w:p w14:paraId="122150C4" w14:textId="3DFB88A1" w:rsidR="001275A6" w:rsidRDefault="001275A6">
          <w:pPr>
            <w:pStyle w:val="Obsah1"/>
            <w:tabs>
              <w:tab w:val="right" w:leader="dot" w:pos="9062"/>
            </w:tabs>
            <w:rPr>
              <w:ins w:id="140" w:author="Habas Jan" w:date="2021-02-07T17:32:00Z"/>
              <w:rFonts w:asciiTheme="minorHAnsi" w:eastAsiaTheme="minorEastAsia" w:hAnsiTheme="minorHAnsi" w:cstheme="minorBidi"/>
              <w:noProof/>
              <w:sz w:val="22"/>
              <w:lang w:val="cs-CZ" w:eastAsia="cs-CZ"/>
            </w:rPr>
          </w:pPr>
          <w:ins w:id="141" w:author="Habas Jan" w:date="2021-02-07T17:32:00Z">
            <w:r w:rsidRPr="004C197C">
              <w:rPr>
                <w:rStyle w:val="Hypertextovodkaz"/>
                <w:noProof/>
              </w:rPr>
              <w:fldChar w:fldCharType="begin"/>
            </w:r>
            <w:r w:rsidRPr="004C197C">
              <w:rPr>
                <w:rStyle w:val="Hypertextovodkaz"/>
                <w:noProof/>
              </w:rPr>
              <w:instrText xml:space="preserve"> </w:instrText>
            </w:r>
            <w:r>
              <w:rPr>
                <w:noProof/>
              </w:rPr>
              <w:instrText>HYPERLINK \l "_Toc63611577"</w:instrText>
            </w:r>
            <w:r w:rsidRPr="004C197C">
              <w:rPr>
                <w:rStyle w:val="Hypertextovodkaz"/>
                <w:noProof/>
              </w:rPr>
              <w:instrText xml:space="preserve"> </w:instrText>
            </w:r>
            <w:r w:rsidRPr="004C197C">
              <w:rPr>
                <w:rStyle w:val="Hypertextovodkaz"/>
                <w:noProof/>
              </w:rPr>
            </w:r>
            <w:r w:rsidRPr="004C197C">
              <w:rPr>
                <w:rStyle w:val="Hypertextovodkaz"/>
                <w:noProof/>
              </w:rPr>
              <w:fldChar w:fldCharType="separate"/>
            </w:r>
            <w:r w:rsidRPr="004C197C">
              <w:rPr>
                <w:rStyle w:val="Hypertextovodkaz"/>
                <w:rFonts w:ascii="Cambria" w:hAnsi="Cambria"/>
                <w:noProof/>
                <w:lang w:val="cs-CZ"/>
              </w:rPr>
              <w:t>5.  Tvoření hry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_Toc63611577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142" w:author="Habas Jan" w:date="2021-02-07T17:32:00Z"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  <w:r w:rsidRPr="004C197C">
              <w:rPr>
                <w:rStyle w:val="Hypertextovodkaz"/>
                <w:noProof/>
              </w:rPr>
              <w:fldChar w:fldCharType="end"/>
            </w:r>
          </w:ins>
        </w:p>
        <w:p w14:paraId="232425AE" w14:textId="51EC59BF" w:rsidR="001275A6" w:rsidRDefault="001275A6">
          <w:pPr>
            <w:pStyle w:val="Obsah2"/>
            <w:tabs>
              <w:tab w:val="right" w:leader="dot" w:pos="9062"/>
            </w:tabs>
            <w:rPr>
              <w:ins w:id="143" w:author="Habas Jan" w:date="2021-02-07T17:32:00Z"/>
              <w:rFonts w:asciiTheme="minorHAnsi" w:eastAsiaTheme="minorEastAsia" w:hAnsiTheme="minorHAnsi" w:cstheme="minorBidi"/>
              <w:noProof/>
              <w:sz w:val="22"/>
              <w:lang w:val="cs-CZ" w:eastAsia="cs-CZ"/>
            </w:rPr>
          </w:pPr>
          <w:ins w:id="144" w:author="Habas Jan" w:date="2021-02-07T17:32:00Z">
            <w:r w:rsidRPr="004C197C">
              <w:rPr>
                <w:rStyle w:val="Hypertextovodkaz"/>
                <w:noProof/>
              </w:rPr>
              <w:fldChar w:fldCharType="begin"/>
            </w:r>
            <w:r w:rsidRPr="004C197C">
              <w:rPr>
                <w:rStyle w:val="Hypertextovodkaz"/>
                <w:noProof/>
              </w:rPr>
              <w:instrText xml:space="preserve"> </w:instrText>
            </w:r>
            <w:r>
              <w:rPr>
                <w:noProof/>
              </w:rPr>
              <w:instrText>HYPERLINK \l "_Toc63611578"</w:instrText>
            </w:r>
            <w:r w:rsidRPr="004C197C">
              <w:rPr>
                <w:rStyle w:val="Hypertextovodkaz"/>
                <w:noProof/>
              </w:rPr>
              <w:instrText xml:space="preserve"> </w:instrText>
            </w:r>
            <w:r w:rsidRPr="004C197C">
              <w:rPr>
                <w:rStyle w:val="Hypertextovodkaz"/>
                <w:noProof/>
              </w:rPr>
            </w:r>
            <w:r w:rsidRPr="004C197C">
              <w:rPr>
                <w:rStyle w:val="Hypertextovodkaz"/>
                <w:noProof/>
              </w:rPr>
              <w:fldChar w:fldCharType="separate"/>
            </w:r>
            <w:r w:rsidRPr="004C197C">
              <w:rPr>
                <w:rStyle w:val="Hypertextovodkaz"/>
                <w:rFonts w:ascii="Cambria" w:hAnsi="Cambria"/>
                <w:noProof/>
                <w:lang w:val="cs-CZ"/>
              </w:rPr>
              <w:t>5.1 Svět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_Toc63611578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145" w:author="Habas Jan" w:date="2021-02-07T17:32:00Z"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  <w:r w:rsidRPr="004C197C">
              <w:rPr>
                <w:rStyle w:val="Hypertextovodkaz"/>
                <w:noProof/>
              </w:rPr>
              <w:fldChar w:fldCharType="end"/>
            </w:r>
          </w:ins>
        </w:p>
        <w:p w14:paraId="3CC639B6" w14:textId="740C3F2D" w:rsidR="001275A6" w:rsidRDefault="001275A6">
          <w:pPr>
            <w:pStyle w:val="Obsah2"/>
            <w:tabs>
              <w:tab w:val="right" w:leader="dot" w:pos="9062"/>
            </w:tabs>
            <w:rPr>
              <w:ins w:id="146" w:author="Habas Jan" w:date="2021-02-07T17:32:00Z"/>
              <w:rFonts w:asciiTheme="minorHAnsi" w:eastAsiaTheme="minorEastAsia" w:hAnsiTheme="minorHAnsi" w:cstheme="minorBidi"/>
              <w:noProof/>
              <w:sz w:val="22"/>
              <w:lang w:val="cs-CZ" w:eastAsia="cs-CZ"/>
            </w:rPr>
          </w:pPr>
          <w:ins w:id="147" w:author="Habas Jan" w:date="2021-02-07T17:32:00Z">
            <w:r w:rsidRPr="004C197C">
              <w:rPr>
                <w:rStyle w:val="Hypertextovodkaz"/>
                <w:noProof/>
              </w:rPr>
              <w:fldChar w:fldCharType="begin"/>
            </w:r>
            <w:r w:rsidRPr="004C197C">
              <w:rPr>
                <w:rStyle w:val="Hypertextovodkaz"/>
                <w:noProof/>
              </w:rPr>
              <w:instrText xml:space="preserve"> </w:instrText>
            </w:r>
            <w:r>
              <w:rPr>
                <w:noProof/>
              </w:rPr>
              <w:instrText>HYPERLINK \l "_Toc63611579"</w:instrText>
            </w:r>
            <w:r w:rsidRPr="004C197C">
              <w:rPr>
                <w:rStyle w:val="Hypertextovodkaz"/>
                <w:noProof/>
              </w:rPr>
              <w:instrText xml:space="preserve"> </w:instrText>
            </w:r>
            <w:r w:rsidRPr="004C197C">
              <w:rPr>
                <w:rStyle w:val="Hypertextovodkaz"/>
                <w:noProof/>
              </w:rPr>
            </w:r>
            <w:r w:rsidRPr="004C197C">
              <w:rPr>
                <w:rStyle w:val="Hypertextovodkaz"/>
                <w:noProof/>
              </w:rPr>
              <w:fldChar w:fldCharType="separate"/>
            </w:r>
            <w:r w:rsidRPr="004C197C">
              <w:rPr>
                <w:rStyle w:val="Hypertextovodkaz"/>
                <w:rFonts w:ascii="Cambria" w:hAnsi="Cambria"/>
                <w:noProof/>
                <w:lang w:val="cs-CZ"/>
              </w:rPr>
              <w:t>5.2 Wormové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_Toc63611579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148" w:author="Habas Jan" w:date="2021-02-07T17:32:00Z"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  <w:r w:rsidRPr="004C197C">
              <w:rPr>
                <w:rStyle w:val="Hypertextovodkaz"/>
                <w:noProof/>
              </w:rPr>
              <w:fldChar w:fldCharType="end"/>
            </w:r>
          </w:ins>
        </w:p>
        <w:p w14:paraId="1BA0C91F" w14:textId="45E62DF6" w:rsidR="001275A6" w:rsidRDefault="001275A6">
          <w:pPr>
            <w:pStyle w:val="Obsah2"/>
            <w:tabs>
              <w:tab w:val="right" w:leader="dot" w:pos="9062"/>
            </w:tabs>
            <w:rPr>
              <w:ins w:id="149" w:author="Habas Jan" w:date="2021-02-07T17:32:00Z"/>
              <w:rFonts w:asciiTheme="minorHAnsi" w:eastAsiaTheme="minorEastAsia" w:hAnsiTheme="minorHAnsi" w:cstheme="minorBidi"/>
              <w:noProof/>
              <w:sz w:val="22"/>
              <w:lang w:val="cs-CZ" w:eastAsia="cs-CZ"/>
            </w:rPr>
          </w:pPr>
          <w:ins w:id="150" w:author="Habas Jan" w:date="2021-02-07T17:32:00Z">
            <w:r w:rsidRPr="004C197C">
              <w:rPr>
                <w:rStyle w:val="Hypertextovodkaz"/>
                <w:noProof/>
              </w:rPr>
              <w:fldChar w:fldCharType="begin"/>
            </w:r>
            <w:r w:rsidRPr="004C197C">
              <w:rPr>
                <w:rStyle w:val="Hypertextovodkaz"/>
                <w:noProof/>
              </w:rPr>
              <w:instrText xml:space="preserve"> </w:instrText>
            </w:r>
            <w:r>
              <w:rPr>
                <w:noProof/>
              </w:rPr>
              <w:instrText>HYPERLINK \l "_Toc63611580"</w:instrText>
            </w:r>
            <w:r w:rsidRPr="004C197C">
              <w:rPr>
                <w:rStyle w:val="Hypertextovodkaz"/>
                <w:noProof/>
              </w:rPr>
              <w:instrText xml:space="preserve"> </w:instrText>
            </w:r>
            <w:r w:rsidRPr="004C197C">
              <w:rPr>
                <w:rStyle w:val="Hypertextovodkaz"/>
                <w:noProof/>
              </w:rPr>
            </w:r>
            <w:r w:rsidRPr="004C197C">
              <w:rPr>
                <w:rStyle w:val="Hypertextovodkaz"/>
                <w:noProof/>
              </w:rPr>
              <w:fldChar w:fldCharType="separate"/>
            </w:r>
            <w:r w:rsidRPr="004C197C">
              <w:rPr>
                <w:rStyle w:val="Hypertextovodkaz"/>
                <w:rFonts w:ascii="Cambria" w:hAnsi="Cambria"/>
                <w:noProof/>
                <w:lang w:val="cs-CZ"/>
              </w:rPr>
              <w:t>5.3 Ovládání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_Toc63611580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151" w:author="Habas Jan" w:date="2021-02-07T17:32:00Z"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  <w:r w:rsidRPr="004C197C">
              <w:rPr>
                <w:rStyle w:val="Hypertextovodkaz"/>
                <w:noProof/>
              </w:rPr>
              <w:fldChar w:fldCharType="end"/>
            </w:r>
          </w:ins>
        </w:p>
        <w:p w14:paraId="0250611D" w14:textId="3C15D83D" w:rsidR="001275A6" w:rsidRDefault="001275A6">
          <w:pPr>
            <w:pStyle w:val="Obsah2"/>
            <w:tabs>
              <w:tab w:val="right" w:leader="dot" w:pos="9062"/>
            </w:tabs>
            <w:rPr>
              <w:ins w:id="152" w:author="Habas Jan" w:date="2021-02-07T17:32:00Z"/>
              <w:rFonts w:asciiTheme="minorHAnsi" w:eastAsiaTheme="minorEastAsia" w:hAnsiTheme="minorHAnsi" w:cstheme="minorBidi"/>
              <w:noProof/>
              <w:sz w:val="22"/>
              <w:lang w:val="cs-CZ" w:eastAsia="cs-CZ"/>
            </w:rPr>
          </w:pPr>
          <w:ins w:id="153" w:author="Habas Jan" w:date="2021-02-07T17:32:00Z">
            <w:r w:rsidRPr="004C197C">
              <w:rPr>
                <w:rStyle w:val="Hypertextovodkaz"/>
                <w:noProof/>
              </w:rPr>
              <w:fldChar w:fldCharType="begin"/>
            </w:r>
            <w:r w:rsidRPr="004C197C">
              <w:rPr>
                <w:rStyle w:val="Hypertextovodkaz"/>
                <w:noProof/>
              </w:rPr>
              <w:instrText xml:space="preserve"> </w:instrText>
            </w:r>
            <w:r>
              <w:rPr>
                <w:noProof/>
              </w:rPr>
              <w:instrText>HYPERLINK \l "_Toc63611581"</w:instrText>
            </w:r>
            <w:r w:rsidRPr="004C197C">
              <w:rPr>
                <w:rStyle w:val="Hypertextovodkaz"/>
                <w:noProof/>
              </w:rPr>
              <w:instrText xml:space="preserve"> </w:instrText>
            </w:r>
            <w:r w:rsidRPr="004C197C">
              <w:rPr>
                <w:rStyle w:val="Hypertextovodkaz"/>
                <w:noProof/>
              </w:rPr>
            </w:r>
            <w:r w:rsidRPr="004C197C">
              <w:rPr>
                <w:rStyle w:val="Hypertextovodkaz"/>
                <w:noProof/>
              </w:rPr>
              <w:fldChar w:fldCharType="separate"/>
            </w:r>
            <w:r w:rsidRPr="004C197C">
              <w:rPr>
                <w:rStyle w:val="Hypertextovodkaz"/>
                <w:rFonts w:ascii="Cambria" w:hAnsi="Cambria"/>
                <w:noProof/>
                <w:lang w:val="cs-CZ"/>
              </w:rPr>
              <w:t>5.4 Týmy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_Toc63611581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154" w:author="Habas Jan" w:date="2021-02-07T17:32:00Z"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  <w:r w:rsidRPr="004C197C">
              <w:rPr>
                <w:rStyle w:val="Hypertextovodkaz"/>
                <w:noProof/>
              </w:rPr>
              <w:fldChar w:fldCharType="end"/>
            </w:r>
          </w:ins>
        </w:p>
        <w:p w14:paraId="60AA4783" w14:textId="1E5CEDD0" w:rsidR="001275A6" w:rsidRDefault="001275A6">
          <w:pPr>
            <w:pStyle w:val="Obsah2"/>
            <w:tabs>
              <w:tab w:val="right" w:leader="dot" w:pos="9062"/>
            </w:tabs>
            <w:rPr>
              <w:ins w:id="155" w:author="Habas Jan" w:date="2021-02-07T17:32:00Z"/>
              <w:rFonts w:asciiTheme="minorHAnsi" w:eastAsiaTheme="minorEastAsia" w:hAnsiTheme="minorHAnsi" w:cstheme="minorBidi"/>
              <w:noProof/>
              <w:sz w:val="22"/>
              <w:lang w:val="cs-CZ" w:eastAsia="cs-CZ"/>
            </w:rPr>
          </w:pPr>
          <w:ins w:id="156" w:author="Habas Jan" w:date="2021-02-07T17:32:00Z">
            <w:r w:rsidRPr="004C197C">
              <w:rPr>
                <w:rStyle w:val="Hypertextovodkaz"/>
                <w:noProof/>
              </w:rPr>
              <w:fldChar w:fldCharType="begin"/>
            </w:r>
            <w:r w:rsidRPr="004C197C">
              <w:rPr>
                <w:rStyle w:val="Hypertextovodkaz"/>
                <w:noProof/>
              </w:rPr>
              <w:instrText xml:space="preserve"> </w:instrText>
            </w:r>
            <w:r>
              <w:rPr>
                <w:noProof/>
              </w:rPr>
              <w:instrText>HYPERLINK \l "_Toc63611582"</w:instrText>
            </w:r>
            <w:r w:rsidRPr="004C197C">
              <w:rPr>
                <w:rStyle w:val="Hypertextovodkaz"/>
                <w:noProof/>
              </w:rPr>
              <w:instrText xml:space="preserve"> </w:instrText>
            </w:r>
            <w:r w:rsidRPr="004C197C">
              <w:rPr>
                <w:rStyle w:val="Hypertextovodkaz"/>
                <w:noProof/>
              </w:rPr>
            </w:r>
            <w:r w:rsidRPr="004C197C">
              <w:rPr>
                <w:rStyle w:val="Hypertextovodkaz"/>
                <w:noProof/>
              </w:rPr>
              <w:fldChar w:fldCharType="separate"/>
            </w:r>
            <w:r w:rsidRPr="004C197C">
              <w:rPr>
                <w:rStyle w:val="Hypertextovodkaz"/>
                <w:rFonts w:ascii="Cambria" w:hAnsi="Cambria"/>
                <w:noProof/>
                <w:lang w:val="cs-CZ"/>
              </w:rPr>
              <w:t>5.5 Voda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_Toc63611582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157" w:author="Habas Jan" w:date="2021-02-07T17:32:00Z"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  <w:r w:rsidRPr="004C197C">
              <w:rPr>
                <w:rStyle w:val="Hypertextovodkaz"/>
                <w:noProof/>
              </w:rPr>
              <w:fldChar w:fldCharType="end"/>
            </w:r>
          </w:ins>
        </w:p>
        <w:p w14:paraId="7F864C59" w14:textId="70270EA2" w:rsidR="001275A6" w:rsidRDefault="001275A6">
          <w:pPr>
            <w:pStyle w:val="Obsah2"/>
            <w:tabs>
              <w:tab w:val="right" w:leader="dot" w:pos="9062"/>
            </w:tabs>
            <w:rPr>
              <w:ins w:id="158" w:author="Habas Jan" w:date="2021-02-07T17:32:00Z"/>
              <w:rFonts w:asciiTheme="minorHAnsi" w:eastAsiaTheme="minorEastAsia" w:hAnsiTheme="minorHAnsi" w:cstheme="minorBidi"/>
              <w:noProof/>
              <w:sz w:val="22"/>
              <w:lang w:val="cs-CZ" w:eastAsia="cs-CZ"/>
            </w:rPr>
          </w:pPr>
          <w:ins w:id="159" w:author="Habas Jan" w:date="2021-02-07T17:32:00Z">
            <w:r w:rsidRPr="004C197C">
              <w:rPr>
                <w:rStyle w:val="Hypertextovodkaz"/>
                <w:noProof/>
              </w:rPr>
              <w:fldChar w:fldCharType="begin"/>
            </w:r>
            <w:r w:rsidRPr="004C197C">
              <w:rPr>
                <w:rStyle w:val="Hypertextovodkaz"/>
                <w:noProof/>
              </w:rPr>
              <w:instrText xml:space="preserve"> </w:instrText>
            </w:r>
            <w:r>
              <w:rPr>
                <w:noProof/>
              </w:rPr>
              <w:instrText>HYPERLINK \l "_Toc63611583"</w:instrText>
            </w:r>
            <w:r w:rsidRPr="004C197C">
              <w:rPr>
                <w:rStyle w:val="Hypertextovodkaz"/>
                <w:noProof/>
              </w:rPr>
              <w:instrText xml:space="preserve"> </w:instrText>
            </w:r>
            <w:r w:rsidRPr="004C197C">
              <w:rPr>
                <w:rStyle w:val="Hypertextovodkaz"/>
                <w:noProof/>
              </w:rPr>
            </w:r>
            <w:r w:rsidRPr="004C197C">
              <w:rPr>
                <w:rStyle w:val="Hypertextovodkaz"/>
                <w:noProof/>
              </w:rPr>
              <w:fldChar w:fldCharType="separate"/>
            </w:r>
            <w:r w:rsidRPr="004C197C">
              <w:rPr>
                <w:rStyle w:val="Hypertextovodkaz"/>
                <w:rFonts w:ascii="Cambria" w:hAnsi="Cambria"/>
                <w:noProof/>
                <w:lang w:val="cs-CZ"/>
              </w:rPr>
              <w:t>5.6 Zbraně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_Toc63611583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160" w:author="Habas Jan" w:date="2021-02-07T17:32:00Z"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  <w:r w:rsidRPr="004C197C">
              <w:rPr>
                <w:rStyle w:val="Hypertextovodkaz"/>
                <w:noProof/>
              </w:rPr>
              <w:fldChar w:fldCharType="end"/>
            </w:r>
          </w:ins>
        </w:p>
        <w:p w14:paraId="5E2BE86B" w14:textId="5EB4D8EC" w:rsidR="001275A6" w:rsidRDefault="001275A6">
          <w:pPr>
            <w:pStyle w:val="Obsah2"/>
            <w:tabs>
              <w:tab w:val="right" w:leader="dot" w:pos="9062"/>
            </w:tabs>
            <w:rPr>
              <w:ins w:id="161" w:author="Habas Jan" w:date="2021-02-07T17:32:00Z"/>
              <w:rFonts w:asciiTheme="minorHAnsi" w:eastAsiaTheme="minorEastAsia" w:hAnsiTheme="minorHAnsi" w:cstheme="minorBidi"/>
              <w:noProof/>
              <w:sz w:val="22"/>
              <w:lang w:val="cs-CZ" w:eastAsia="cs-CZ"/>
            </w:rPr>
          </w:pPr>
          <w:ins w:id="162" w:author="Habas Jan" w:date="2021-02-07T17:32:00Z">
            <w:r w:rsidRPr="004C197C">
              <w:rPr>
                <w:rStyle w:val="Hypertextovodkaz"/>
                <w:noProof/>
              </w:rPr>
              <w:fldChar w:fldCharType="begin"/>
            </w:r>
            <w:r w:rsidRPr="004C197C">
              <w:rPr>
                <w:rStyle w:val="Hypertextovodkaz"/>
                <w:noProof/>
              </w:rPr>
              <w:instrText xml:space="preserve"> </w:instrText>
            </w:r>
            <w:r>
              <w:rPr>
                <w:noProof/>
              </w:rPr>
              <w:instrText>HYPERLINK \l "_Toc63611584"</w:instrText>
            </w:r>
            <w:r w:rsidRPr="004C197C">
              <w:rPr>
                <w:rStyle w:val="Hypertextovodkaz"/>
                <w:noProof/>
              </w:rPr>
              <w:instrText xml:space="preserve"> </w:instrText>
            </w:r>
            <w:r w:rsidRPr="004C197C">
              <w:rPr>
                <w:rStyle w:val="Hypertextovodkaz"/>
                <w:noProof/>
              </w:rPr>
            </w:r>
            <w:r w:rsidRPr="004C197C">
              <w:rPr>
                <w:rStyle w:val="Hypertextovodkaz"/>
                <w:noProof/>
              </w:rPr>
              <w:fldChar w:fldCharType="separate"/>
            </w:r>
            <w:r w:rsidRPr="004C197C">
              <w:rPr>
                <w:rStyle w:val="Hypertextovodkaz"/>
                <w:rFonts w:ascii="Cambria" w:hAnsi="Cambria"/>
                <w:noProof/>
                <w:lang w:val="cs-CZ"/>
              </w:rPr>
              <w:t>5.7 Prak(Slingshot)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_Toc63611584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163" w:author="Habas Jan" w:date="2021-02-07T17:32:00Z"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  <w:r w:rsidRPr="004C197C">
              <w:rPr>
                <w:rStyle w:val="Hypertextovodkaz"/>
                <w:noProof/>
              </w:rPr>
              <w:fldChar w:fldCharType="end"/>
            </w:r>
          </w:ins>
        </w:p>
        <w:p w14:paraId="558034E6" w14:textId="3C1476B1" w:rsidR="001275A6" w:rsidRDefault="001275A6">
          <w:pPr>
            <w:pStyle w:val="Obsah1"/>
            <w:tabs>
              <w:tab w:val="right" w:leader="dot" w:pos="9062"/>
            </w:tabs>
            <w:rPr>
              <w:ins w:id="164" w:author="Habas Jan" w:date="2021-02-07T17:32:00Z"/>
              <w:rFonts w:asciiTheme="minorHAnsi" w:eastAsiaTheme="minorEastAsia" w:hAnsiTheme="minorHAnsi" w:cstheme="minorBidi"/>
              <w:noProof/>
              <w:sz w:val="22"/>
              <w:lang w:val="cs-CZ" w:eastAsia="cs-CZ"/>
            </w:rPr>
          </w:pPr>
          <w:ins w:id="165" w:author="Habas Jan" w:date="2021-02-07T17:32:00Z">
            <w:r w:rsidRPr="004C197C">
              <w:rPr>
                <w:rStyle w:val="Hypertextovodkaz"/>
                <w:noProof/>
              </w:rPr>
              <w:fldChar w:fldCharType="begin"/>
            </w:r>
            <w:r w:rsidRPr="004C197C">
              <w:rPr>
                <w:rStyle w:val="Hypertextovodkaz"/>
                <w:noProof/>
              </w:rPr>
              <w:instrText xml:space="preserve"> </w:instrText>
            </w:r>
            <w:r>
              <w:rPr>
                <w:noProof/>
              </w:rPr>
              <w:instrText>HYPERLINK \l "_Toc63611585"</w:instrText>
            </w:r>
            <w:r w:rsidRPr="004C197C">
              <w:rPr>
                <w:rStyle w:val="Hypertextovodkaz"/>
                <w:noProof/>
              </w:rPr>
              <w:instrText xml:space="preserve"> </w:instrText>
            </w:r>
            <w:r w:rsidRPr="004C197C">
              <w:rPr>
                <w:rStyle w:val="Hypertextovodkaz"/>
                <w:noProof/>
              </w:rPr>
            </w:r>
            <w:r w:rsidRPr="004C197C">
              <w:rPr>
                <w:rStyle w:val="Hypertextovodkaz"/>
                <w:noProof/>
              </w:rPr>
              <w:fldChar w:fldCharType="separate"/>
            </w:r>
            <w:r w:rsidRPr="004C197C">
              <w:rPr>
                <w:rStyle w:val="Hypertextovodkaz"/>
                <w:rFonts w:ascii="Cambria" w:hAnsi="Cambria"/>
                <w:noProof/>
                <w:lang w:val="cs-CZ"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_Toc63611585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ins w:id="166" w:author="Habas Jan" w:date="2021-02-07T17:32:00Z"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  <w:r w:rsidRPr="004C197C">
              <w:rPr>
                <w:rStyle w:val="Hypertextovodkaz"/>
                <w:noProof/>
              </w:rPr>
              <w:fldChar w:fldCharType="end"/>
            </w:r>
          </w:ins>
        </w:p>
        <w:p w14:paraId="562F7A2C" w14:textId="22C8D180" w:rsidR="00637AC7" w:rsidRPr="00484468" w:rsidDel="0033753F" w:rsidRDefault="009F7B4C">
          <w:pPr>
            <w:pStyle w:val="Obsah1"/>
            <w:tabs>
              <w:tab w:val="right" w:leader="dot" w:pos="9062"/>
            </w:tabs>
            <w:rPr>
              <w:del w:id="167" w:author="Habas Jan" w:date="2021-02-07T17:30:00Z"/>
              <w:rFonts w:ascii="Cambria" w:eastAsiaTheme="minorEastAsia" w:hAnsi="Cambria" w:cstheme="minorBidi"/>
              <w:noProof/>
              <w:sz w:val="22"/>
              <w:lang w:val="cs-CZ" w:eastAsia="cs-CZ"/>
              <w:rPrChange w:id="168" w:author="Habas Jan" w:date="2021-02-07T17:31:00Z">
                <w:rPr>
                  <w:del w:id="169" w:author="Habas Jan" w:date="2021-02-07T17:30:00Z"/>
                  <w:rFonts w:ascii="Cambria" w:eastAsiaTheme="minorEastAsia" w:hAnsi="Cambria" w:cstheme="minorBidi"/>
                  <w:noProof/>
                  <w:sz w:val="22"/>
                  <w:lang w:val="cs-CZ" w:eastAsia="cs-CZ"/>
                </w:rPr>
              </w:rPrChange>
            </w:rPr>
          </w:pPr>
          <w:del w:id="170" w:author="Habas Jan" w:date="2021-02-07T17:30:00Z">
            <w:r w:rsidRPr="00484468" w:rsidDel="0033753F">
              <w:rPr>
                <w:rFonts w:ascii="Cambria" w:hAnsi="Cambria"/>
                <w:noProof/>
                <w:rPrChange w:id="171" w:author="Habas Jan" w:date="2021-02-07T17:31:00Z">
                  <w:rPr/>
                </w:rPrChange>
              </w:rPr>
              <w:fldChar w:fldCharType="begin"/>
            </w:r>
            <w:r w:rsidRPr="00484468" w:rsidDel="0033753F">
              <w:rPr>
                <w:rFonts w:ascii="Cambria" w:hAnsi="Cambria"/>
                <w:noProof/>
                <w:rPrChange w:id="172" w:author="Habas Jan" w:date="2021-02-07T17:31:00Z">
                  <w:rPr/>
                </w:rPrChange>
              </w:rPr>
              <w:delInstrText xml:space="preserve"> HYPERLINK \l "_Toc61187159" \h </w:delInstrText>
            </w:r>
            <w:r w:rsidRPr="00484468" w:rsidDel="0033753F">
              <w:rPr>
                <w:rFonts w:ascii="Cambria" w:hAnsi="Cambria"/>
                <w:noProof/>
                <w:rPrChange w:id="173" w:author="Habas Jan" w:date="2021-02-07T17:31:00Z">
                  <w:rPr/>
                </w:rPrChange>
              </w:rPr>
              <w:fldChar w:fldCharType="separate"/>
            </w:r>
          </w:del>
          <w:ins w:id="174" w:author="Habas Jan" w:date="2021-02-07T17:32:00Z">
            <w:r w:rsidR="001275A6">
              <w:rPr>
                <w:rFonts w:ascii="Cambria" w:hAnsi="Cambria"/>
                <w:b/>
                <w:bCs/>
                <w:noProof/>
                <w:lang w:val="cs-CZ"/>
              </w:rPr>
              <w:t>Chyba! Odkaz není platný.</w:t>
            </w:r>
          </w:ins>
          <w:del w:id="175" w:author="Habas Jan" w:date="2021-02-07T17:30:00Z">
            <w:r w:rsidR="00FB4CD8" w:rsidRPr="00484468" w:rsidDel="0033753F">
              <w:rPr>
                <w:rStyle w:val="Odkaznarejstk"/>
                <w:rFonts w:ascii="Cambria" w:hAnsi="Cambria"/>
                <w:noProof/>
                <w:webHidden/>
                <w:rPrChange w:id="176" w:author="Habas Jan" w:date="2021-02-07T17:31:00Z">
                  <w:rPr>
                    <w:rStyle w:val="Odkaznarejstk"/>
                    <w:rFonts w:ascii="Cambria" w:hAnsi="Cambria"/>
                    <w:noProof/>
                    <w:webHidden/>
                  </w:rPr>
                </w:rPrChange>
              </w:rPr>
              <w:delText>1. Úvod</w:delText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177" w:author="Habas Jan" w:date="2021-02-07T17:31:00Z">
                  <w:rPr>
                    <w:webHidden/>
                  </w:rPr>
                </w:rPrChange>
              </w:rPr>
              <w:fldChar w:fldCharType="begin"/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178" w:author="Habas Jan" w:date="2021-02-07T17:31:00Z">
                  <w:rPr>
                    <w:webHidden/>
                  </w:rPr>
                </w:rPrChange>
              </w:rPr>
              <w:delInstrText>PAGEREF _Toc61187159 \h</w:delInstrText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179" w:author="Habas Jan" w:date="2021-02-07T17:31:00Z">
                  <w:rPr>
                    <w:rFonts w:ascii="Cambria" w:hAnsi="Cambria"/>
                    <w:noProof/>
                    <w:webHidden/>
                  </w:rPr>
                </w:rPrChange>
              </w:rPr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180" w:author="Habas Jan" w:date="2021-02-07T17:31:00Z">
                  <w:rPr>
                    <w:webHidden/>
                  </w:rPr>
                </w:rPrChange>
              </w:rPr>
              <w:fldChar w:fldCharType="separate"/>
            </w:r>
            <w:r w:rsidR="00FB4CD8" w:rsidRPr="00484468" w:rsidDel="0033753F">
              <w:rPr>
                <w:rStyle w:val="Odkaznarejstk"/>
                <w:rFonts w:ascii="Cambria" w:hAnsi="Cambria"/>
                <w:noProof/>
                <w:rPrChange w:id="181" w:author="Habas Jan" w:date="2021-02-07T17:31:00Z">
                  <w:rPr>
                    <w:rStyle w:val="Odkaznarejstk"/>
                    <w:rFonts w:ascii="Cambria" w:hAnsi="Cambria"/>
                    <w:noProof/>
                  </w:rPr>
                </w:rPrChange>
              </w:rPr>
              <w:tab/>
              <w:delText>1</w:delText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182" w:author="Habas Jan" w:date="2021-02-07T17:31:00Z">
                  <w:rPr>
                    <w:webHidden/>
                  </w:rPr>
                </w:rPrChange>
              </w:rPr>
              <w:fldChar w:fldCharType="end"/>
            </w:r>
            <w:r w:rsidRPr="00484468" w:rsidDel="0033753F">
              <w:rPr>
                <w:rFonts w:ascii="Cambria" w:hAnsi="Cambria"/>
                <w:noProof/>
                <w:rPrChange w:id="183" w:author="Habas Jan" w:date="2021-02-07T17:31:00Z">
                  <w:rPr/>
                </w:rPrChange>
              </w:rPr>
              <w:fldChar w:fldCharType="end"/>
            </w:r>
          </w:del>
        </w:p>
        <w:p w14:paraId="562F7A2D" w14:textId="35DAB3D1" w:rsidR="00637AC7" w:rsidRPr="00484468" w:rsidDel="0033753F" w:rsidRDefault="009F7B4C">
          <w:pPr>
            <w:pStyle w:val="Obsah1"/>
            <w:tabs>
              <w:tab w:val="right" w:leader="dot" w:pos="9062"/>
            </w:tabs>
            <w:rPr>
              <w:del w:id="184" w:author="Habas Jan" w:date="2021-02-07T17:30:00Z"/>
              <w:rFonts w:ascii="Cambria" w:eastAsiaTheme="minorEastAsia" w:hAnsi="Cambria" w:cstheme="minorBidi"/>
              <w:noProof/>
              <w:sz w:val="22"/>
              <w:lang w:val="cs-CZ" w:eastAsia="cs-CZ"/>
              <w:rPrChange w:id="185" w:author="Habas Jan" w:date="2021-02-07T17:31:00Z">
                <w:rPr>
                  <w:del w:id="186" w:author="Habas Jan" w:date="2021-02-07T17:30:00Z"/>
                  <w:rFonts w:ascii="Cambria" w:eastAsiaTheme="minorEastAsia" w:hAnsi="Cambria" w:cstheme="minorBidi"/>
                  <w:noProof/>
                  <w:sz w:val="22"/>
                  <w:lang w:val="cs-CZ" w:eastAsia="cs-CZ"/>
                </w:rPr>
              </w:rPrChange>
            </w:rPr>
          </w:pPr>
          <w:del w:id="187" w:author="Habas Jan" w:date="2021-02-07T17:30:00Z">
            <w:r w:rsidRPr="00484468" w:rsidDel="0033753F">
              <w:rPr>
                <w:rFonts w:ascii="Cambria" w:hAnsi="Cambria"/>
                <w:noProof/>
                <w:rPrChange w:id="188" w:author="Habas Jan" w:date="2021-02-07T17:31:00Z">
                  <w:rPr/>
                </w:rPrChange>
              </w:rPr>
              <w:fldChar w:fldCharType="begin"/>
            </w:r>
            <w:r w:rsidRPr="00484468" w:rsidDel="0033753F">
              <w:rPr>
                <w:rFonts w:ascii="Cambria" w:hAnsi="Cambria"/>
                <w:noProof/>
                <w:rPrChange w:id="189" w:author="Habas Jan" w:date="2021-02-07T17:31:00Z">
                  <w:rPr/>
                </w:rPrChange>
              </w:rPr>
              <w:delInstrText xml:space="preserve"> HYPERLINK \l "_Toc61187160" \h </w:delInstrText>
            </w:r>
            <w:r w:rsidRPr="00484468" w:rsidDel="0033753F">
              <w:rPr>
                <w:rFonts w:ascii="Cambria" w:hAnsi="Cambria"/>
                <w:noProof/>
                <w:rPrChange w:id="190" w:author="Habas Jan" w:date="2021-02-07T17:31:00Z">
                  <w:rPr/>
                </w:rPrChange>
              </w:rPr>
              <w:fldChar w:fldCharType="separate"/>
            </w:r>
          </w:del>
          <w:ins w:id="191" w:author="Habas Jan" w:date="2021-02-07T17:32:00Z">
            <w:r w:rsidR="001275A6">
              <w:rPr>
                <w:rFonts w:ascii="Cambria" w:hAnsi="Cambria"/>
                <w:b/>
                <w:bCs/>
                <w:noProof/>
                <w:lang w:val="cs-CZ"/>
              </w:rPr>
              <w:t>Chyba! Odkaz není platný.</w:t>
            </w:r>
          </w:ins>
          <w:del w:id="192" w:author="Habas Jan" w:date="2021-02-07T17:30:00Z">
            <w:r w:rsidR="00FB4CD8" w:rsidRPr="00484468" w:rsidDel="0033753F">
              <w:rPr>
                <w:rStyle w:val="Odkaznarejstk"/>
                <w:rFonts w:ascii="Cambria" w:hAnsi="Cambria"/>
                <w:noProof/>
                <w:webHidden/>
                <w:lang w:val="cs-CZ"/>
                <w:rPrChange w:id="193" w:author="Habas Jan" w:date="2021-02-07T17:31:00Z">
                  <w:rPr>
                    <w:rStyle w:val="Odkaznarejstk"/>
                    <w:rFonts w:ascii="Cambria" w:hAnsi="Cambria"/>
                    <w:noProof/>
                    <w:webHidden/>
                    <w:lang w:val="cs-CZ"/>
                  </w:rPr>
                </w:rPrChange>
              </w:rPr>
              <w:delText>2. Motivace</w:delText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194" w:author="Habas Jan" w:date="2021-02-07T17:31:00Z">
                  <w:rPr>
                    <w:webHidden/>
                  </w:rPr>
                </w:rPrChange>
              </w:rPr>
              <w:fldChar w:fldCharType="begin"/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195" w:author="Habas Jan" w:date="2021-02-07T17:31:00Z">
                  <w:rPr>
                    <w:webHidden/>
                  </w:rPr>
                </w:rPrChange>
              </w:rPr>
              <w:delInstrText>PAGEREF _Toc61187160 \h</w:delInstrText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196" w:author="Habas Jan" w:date="2021-02-07T17:31:00Z">
                  <w:rPr>
                    <w:rFonts w:ascii="Cambria" w:hAnsi="Cambria"/>
                    <w:noProof/>
                    <w:webHidden/>
                  </w:rPr>
                </w:rPrChange>
              </w:rPr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197" w:author="Habas Jan" w:date="2021-02-07T17:31:00Z">
                  <w:rPr>
                    <w:webHidden/>
                  </w:rPr>
                </w:rPrChange>
              </w:rPr>
              <w:fldChar w:fldCharType="separate"/>
            </w:r>
            <w:r w:rsidR="00FB4CD8" w:rsidRPr="00484468" w:rsidDel="0033753F">
              <w:rPr>
                <w:rStyle w:val="Odkaznarejstk"/>
                <w:rFonts w:ascii="Cambria" w:hAnsi="Cambria"/>
                <w:noProof/>
                <w:rPrChange w:id="198" w:author="Habas Jan" w:date="2021-02-07T17:31:00Z">
                  <w:rPr>
                    <w:rStyle w:val="Odkaznarejstk"/>
                    <w:rFonts w:ascii="Cambria" w:hAnsi="Cambria"/>
                    <w:noProof/>
                  </w:rPr>
                </w:rPrChange>
              </w:rPr>
              <w:tab/>
              <w:delText>1</w:delText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199" w:author="Habas Jan" w:date="2021-02-07T17:31:00Z">
                  <w:rPr>
                    <w:webHidden/>
                  </w:rPr>
                </w:rPrChange>
              </w:rPr>
              <w:fldChar w:fldCharType="end"/>
            </w:r>
            <w:r w:rsidRPr="00484468" w:rsidDel="0033753F">
              <w:rPr>
                <w:rFonts w:ascii="Cambria" w:hAnsi="Cambria"/>
                <w:noProof/>
                <w:rPrChange w:id="200" w:author="Habas Jan" w:date="2021-02-07T17:31:00Z">
                  <w:rPr/>
                </w:rPrChange>
              </w:rPr>
              <w:fldChar w:fldCharType="end"/>
            </w:r>
          </w:del>
        </w:p>
        <w:p w14:paraId="562F7A2E" w14:textId="51CEF965" w:rsidR="00637AC7" w:rsidRPr="00484468" w:rsidDel="0033753F" w:rsidRDefault="009F7B4C">
          <w:pPr>
            <w:pStyle w:val="Obsah1"/>
            <w:tabs>
              <w:tab w:val="right" w:leader="dot" w:pos="9062"/>
            </w:tabs>
            <w:rPr>
              <w:del w:id="201" w:author="Habas Jan" w:date="2021-02-07T17:30:00Z"/>
              <w:rFonts w:ascii="Cambria" w:eastAsiaTheme="minorEastAsia" w:hAnsi="Cambria" w:cstheme="minorBidi"/>
              <w:noProof/>
              <w:sz w:val="22"/>
              <w:lang w:val="cs-CZ" w:eastAsia="cs-CZ"/>
              <w:rPrChange w:id="202" w:author="Habas Jan" w:date="2021-02-07T17:31:00Z">
                <w:rPr>
                  <w:del w:id="203" w:author="Habas Jan" w:date="2021-02-07T17:30:00Z"/>
                  <w:rFonts w:ascii="Cambria" w:eastAsiaTheme="minorEastAsia" w:hAnsi="Cambria" w:cstheme="minorBidi"/>
                  <w:noProof/>
                  <w:sz w:val="22"/>
                  <w:lang w:val="cs-CZ" w:eastAsia="cs-CZ"/>
                </w:rPr>
              </w:rPrChange>
            </w:rPr>
          </w:pPr>
          <w:del w:id="204" w:author="Habas Jan" w:date="2021-02-07T17:30:00Z">
            <w:r w:rsidRPr="00484468" w:rsidDel="0033753F">
              <w:rPr>
                <w:rFonts w:ascii="Cambria" w:hAnsi="Cambria"/>
                <w:noProof/>
                <w:rPrChange w:id="205" w:author="Habas Jan" w:date="2021-02-07T17:31:00Z">
                  <w:rPr/>
                </w:rPrChange>
              </w:rPr>
              <w:fldChar w:fldCharType="begin"/>
            </w:r>
            <w:r w:rsidRPr="00484468" w:rsidDel="0033753F">
              <w:rPr>
                <w:rFonts w:ascii="Cambria" w:hAnsi="Cambria"/>
                <w:noProof/>
                <w:rPrChange w:id="206" w:author="Habas Jan" w:date="2021-02-07T17:31:00Z">
                  <w:rPr/>
                </w:rPrChange>
              </w:rPr>
              <w:delInstrText xml:space="preserve"> HYPERLINK \l "_Toc61187161" \h </w:delInstrText>
            </w:r>
            <w:r w:rsidRPr="00484468" w:rsidDel="0033753F">
              <w:rPr>
                <w:rFonts w:ascii="Cambria" w:hAnsi="Cambria"/>
                <w:noProof/>
                <w:rPrChange w:id="207" w:author="Habas Jan" w:date="2021-02-07T17:31:00Z">
                  <w:rPr/>
                </w:rPrChange>
              </w:rPr>
              <w:fldChar w:fldCharType="separate"/>
            </w:r>
          </w:del>
          <w:ins w:id="208" w:author="Habas Jan" w:date="2021-02-07T17:32:00Z">
            <w:r w:rsidR="001275A6">
              <w:rPr>
                <w:rFonts w:ascii="Cambria" w:hAnsi="Cambria"/>
                <w:b/>
                <w:bCs/>
                <w:noProof/>
                <w:lang w:val="cs-CZ"/>
              </w:rPr>
              <w:t>Chyba! Odkaz není platný.</w:t>
            </w:r>
          </w:ins>
          <w:del w:id="209" w:author="Habas Jan" w:date="2021-02-07T17:30:00Z">
            <w:r w:rsidR="00FB4CD8" w:rsidRPr="00484468" w:rsidDel="0033753F">
              <w:rPr>
                <w:rStyle w:val="Odkaznarejstk"/>
                <w:rFonts w:ascii="Cambria" w:hAnsi="Cambria"/>
                <w:noProof/>
                <w:webHidden/>
                <w:lang w:val="cs-CZ"/>
                <w:rPrChange w:id="210" w:author="Habas Jan" w:date="2021-02-07T17:31:00Z">
                  <w:rPr>
                    <w:rStyle w:val="Odkaznarejstk"/>
                    <w:rFonts w:ascii="Cambria" w:hAnsi="Cambria"/>
                    <w:noProof/>
                    <w:webHidden/>
                    <w:lang w:val="cs-CZ"/>
                  </w:rPr>
                </w:rPrChange>
              </w:rPr>
              <w:delText>3. Výběr technologie</w:delText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211" w:author="Habas Jan" w:date="2021-02-07T17:31:00Z">
                  <w:rPr>
                    <w:webHidden/>
                  </w:rPr>
                </w:rPrChange>
              </w:rPr>
              <w:fldChar w:fldCharType="begin"/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212" w:author="Habas Jan" w:date="2021-02-07T17:31:00Z">
                  <w:rPr>
                    <w:webHidden/>
                  </w:rPr>
                </w:rPrChange>
              </w:rPr>
              <w:delInstrText>PAGEREF _Toc61187161 \h</w:delInstrText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213" w:author="Habas Jan" w:date="2021-02-07T17:31:00Z">
                  <w:rPr>
                    <w:rFonts w:ascii="Cambria" w:hAnsi="Cambria"/>
                    <w:noProof/>
                    <w:webHidden/>
                  </w:rPr>
                </w:rPrChange>
              </w:rPr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214" w:author="Habas Jan" w:date="2021-02-07T17:31:00Z">
                  <w:rPr>
                    <w:webHidden/>
                  </w:rPr>
                </w:rPrChange>
              </w:rPr>
              <w:fldChar w:fldCharType="separate"/>
            </w:r>
            <w:r w:rsidR="00FB4CD8" w:rsidRPr="00484468" w:rsidDel="0033753F">
              <w:rPr>
                <w:rStyle w:val="Odkaznarejstk"/>
                <w:rFonts w:ascii="Cambria" w:hAnsi="Cambria"/>
                <w:noProof/>
                <w:rPrChange w:id="215" w:author="Habas Jan" w:date="2021-02-07T17:31:00Z">
                  <w:rPr>
                    <w:rStyle w:val="Odkaznarejstk"/>
                    <w:rFonts w:ascii="Cambria" w:hAnsi="Cambria"/>
                    <w:noProof/>
                  </w:rPr>
                </w:rPrChange>
              </w:rPr>
              <w:tab/>
              <w:delText>1</w:delText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216" w:author="Habas Jan" w:date="2021-02-07T17:31:00Z">
                  <w:rPr>
                    <w:webHidden/>
                  </w:rPr>
                </w:rPrChange>
              </w:rPr>
              <w:fldChar w:fldCharType="end"/>
            </w:r>
            <w:r w:rsidRPr="00484468" w:rsidDel="0033753F">
              <w:rPr>
                <w:rFonts w:ascii="Cambria" w:hAnsi="Cambria"/>
                <w:noProof/>
                <w:rPrChange w:id="217" w:author="Habas Jan" w:date="2021-02-07T17:31:00Z">
                  <w:rPr/>
                </w:rPrChange>
              </w:rPr>
              <w:fldChar w:fldCharType="end"/>
            </w:r>
          </w:del>
        </w:p>
        <w:p w14:paraId="562F7A2F" w14:textId="6DFE6993" w:rsidR="00637AC7" w:rsidRPr="00484468" w:rsidDel="0033753F" w:rsidRDefault="009F7B4C">
          <w:pPr>
            <w:pStyle w:val="Obsah1"/>
            <w:tabs>
              <w:tab w:val="right" w:leader="dot" w:pos="9062"/>
            </w:tabs>
            <w:rPr>
              <w:del w:id="218" w:author="Habas Jan" w:date="2021-02-07T17:30:00Z"/>
              <w:rFonts w:ascii="Cambria" w:eastAsiaTheme="minorEastAsia" w:hAnsi="Cambria" w:cstheme="minorBidi"/>
              <w:noProof/>
              <w:sz w:val="22"/>
              <w:lang w:val="cs-CZ" w:eastAsia="cs-CZ"/>
              <w:rPrChange w:id="219" w:author="Habas Jan" w:date="2021-02-07T17:31:00Z">
                <w:rPr>
                  <w:del w:id="220" w:author="Habas Jan" w:date="2021-02-07T17:30:00Z"/>
                  <w:rFonts w:ascii="Cambria" w:eastAsiaTheme="minorEastAsia" w:hAnsi="Cambria" w:cstheme="minorBidi"/>
                  <w:noProof/>
                  <w:sz w:val="22"/>
                  <w:lang w:val="cs-CZ" w:eastAsia="cs-CZ"/>
                </w:rPr>
              </w:rPrChange>
            </w:rPr>
          </w:pPr>
          <w:del w:id="221" w:author="Habas Jan" w:date="2021-02-07T17:30:00Z">
            <w:r w:rsidRPr="00484468" w:rsidDel="0033753F">
              <w:rPr>
                <w:rFonts w:ascii="Cambria" w:hAnsi="Cambria"/>
                <w:noProof/>
                <w:rPrChange w:id="222" w:author="Habas Jan" w:date="2021-02-07T17:31:00Z">
                  <w:rPr/>
                </w:rPrChange>
              </w:rPr>
              <w:fldChar w:fldCharType="begin"/>
            </w:r>
            <w:r w:rsidRPr="00484468" w:rsidDel="0033753F">
              <w:rPr>
                <w:rFonts w:ascii="Cambria" w:hAnsi="Cambria"/>
                <w:noProof/>
                <w:rPrChange w:id="223" w:author="Habas Jan" w:date="2021-02-07T17:31:00Z">
                  <w:rPr/>
                </w:rPrChange>
              </w:rPr>
              <w:delInstrText xml:space="preserve"> HYPERLINK \l "_Toc61187162" \h </w:delInstrText>
            </w:r>
            <w:r w:rsidRPr="00484468" w:rsidDel="0033753F">
              <w:rPr>
                <w:rFonts w:ascii="Cambria" w:hAnsi="Cambria"/>
                <w:noProof/>
                <w:rPrChange w:id="224" w:author="Habas Jan" w:date="2021-02-07T17:31:00Z">
                  <w:rPr/>
                </w:rPrChange>
              </w:rPr>
              <w:fldChar w:fldCharType="separate"/>
            </w:r>
          </w:del>
          <w:ins w:id="225" w:author="Habas Jan" w:date="2021-02-07T17:32:00Z">
            <w:r w:rsidR="001275A6">
              <w:rPr>
                <w:rFonts w:ascii="Cambria" w:hAnsi="Cambria"/>
                <w:b/>
                <w:bCs/>
                <w:noProof/>
                <w:lang w:val="cs-CZ"/>
              </w:rPr>
              <w:t>Chyba! Odkaz není platný.</w:t>
            </w:r>
          </w:ins>
          <w:del w:id="226" w:author="Habas Jan" w:date="2021-02-07T17:30:00Z">
            <w:r w:rsidR="00FB4CD8" w:rsidRPr="00484468" w:rsidDel="0033753F">
              <w:rPr>
                <w:rStyle w:val="Odkaznarejstk"/>
                <w:rFonts w:ascii="Cambria" w:hAnsi="Cambria"/>
                <w:noProof/>
                <w:webHidden/>
                <w:lang w:val="cs-CZ"/>
                <w:rPrChange w:id="227" w:author="Habas Jan" w:date="2021-02-07T17:31:00Z">
                  <w:rPr>
                    <w:rStyle w:val="Odkaznarejstk"/>
                    <w:rFonts w:ascii="Cambria" w:hAnsi="Cambria"/>
                    <w:noProof/>
                    <w:webHidden/>
                    <w:lang w:val="cs-CZ"/>
                  </w:rPr>
                </w:rPrChange>
              </w:rPr>
              <w:delText>4. Technologie</w:delText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228" w:author="Habas Jan" w:date="2021-02-07T17:31:00Z">
                  <w:rPr>
                    <w:webHidden/>
                  </w:rPr>
                </w:rPrChange>
              </w:rPr>
              <w:fldChar w:fldCharType="begin"/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229" w:author="Habas Jan" w:date="2021-02-07T17:31:00Z">
                  <w:rPr>
                    <w:webHidden/>
                  </w:rPr>
                </w:rPrChange>
              </w:rPr>
              <w:delInstrText>PAGEREF _Toc61187162 \h</w:delInstrText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230" w:author="Habas Jan" w:date="2021-02-07T17:31:00Z">
                  <w:rPr>
                    <w:rFonts w:ascii="Cambria" w:hAnsi="Cambria"/>
                    <w:noProof/>
                    <w:webHidden/>
                  </w:rPr>
                </w:rPrChange>
              </w:rPr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231" w:author="Habas Jan" w:date="2021-02-07T17:31:00Z">
                  <w:rPr>
                    <w:webHidden/>
                  </w:rPr>
                </w:rPrChange>
              </w:rPr>
              <w:fldChar w:fldCharType="separate"/>
            </w:r>
            <w:r w:rsidR="00FB4CD8" w:rsidRPr="00484468" w:rsidDel="0033753F">
              <w:rPr>
                <w:rStyle w:val="Odkaznarejstk"/>
                <w:rFonts w:ascii="Cambria" w:hAnsi="Cambria"/>
                <w:noProof/>
                <w:rPrChange w:id="232" w:author="Habas Jan" w:date="2021-02-07T17:31:00Z">
                  <w:rPr>
                    <w:rStyle w:val="Odkaznarejstk"/>
                    <w:rFonts w:ascii="Cambria" w:hAnsi="Cambria"/>
                    <w:noProof/>
                  </w:rPr>
                </w:rPrChange>
              </w:rPr>
              <w:tab/>
              <w:delText>1</w:delText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233" w:author="Habas Jan" w:date="2021-02-07T17:31:00Z">
                  <w:rPr>
                    <w:webHidden/>
                  </w:rPr>
                </w:rPrChange>
              </w:rPr>
              <w:fldChar w:fldCharType="end"/>
            </w:r>
            <w:r w:rsidRPr="00484468" w:rsidDel="0033753F">
              <w:rPr>
                <w:rFonts w:ascii="Cambria" w:hAnsi="Cambria"/>
                <w:noProof/>
                <w:rPrChange w:id="234" w:author="Habas Jan" w:date="2021-02-07T17:31:00Z">
                  <w:rPr/>
                </w:rPrChange>
              </w:rPr>
              <w:fldChar w:fldCharType="end"/>
            </w:r>
          </w:del>
        </w:p>
        <w:p w14:paraId="562F7A30" w14:textId="2D22369D" w:rsidR="00637AC7" w:rsidRPr="00484468" w:rsidDel="0033753F" w:rsidRDefault="009F7B4C">
          <w:pPr>
            <w:pStyle w:val="Obsah2"/>
            <w:tabs>
              <w:tab w:val="right" w:leader="dot" w:pos="9062"/>
            </w:tabs>
            <w:rPr>
              <w:del w:id="235" w:author="Habas Jan" w:date="2021-02-07T17:30:00Z"/>
              <w:rFonts w:ascii="Cambria" w:eastAsiaTheme="minorEastAsia" w:hAnsi="Cambria" w:cstheme="minorBidi"/>
              <w:noProof/>
              <w:sz w:val="22"/>
              <w:lang w:val="cs-CZ" w:eastAsia="cs-CZ"/>
              <w:rPrChange w:id="236" w:author="Habas Jan" w:date="2021-02-07T17:31:00Z">
                <w:rPr>
                  <w:del w:id="237" w:author="Habas Jan" w:date="2021-02-07T17:30:00Z"/>
                  <w:rFonts w:ascii="Cambria" w:eastAsiaTheme="minorEastAsia" w:hAnsi="Cambria" w:cstheme="minorBidi"/>
                  <w:noProof/>
                  <w:sz w:val="22"/>
                  <w:lang w:val="cs-CZ" w:eastAsia="cs-CZ"/>
                </w:rPr>
              </w:rPrChange>
            </w:rPr>
          </w:pPr>
          <w:del w:id="238" w:author="Habas Jan" w:date="2021-02-07T17:30:00Z">
            <w:r w:rsidRPr="00484468" w:rsidDel="0033753F">
              <w:rPr>
                <w:rFonts w:ascii="Cambria" w:hAnsi="Cambria"/>
                <w:noProof/>
                <w:rPrChange w:id="239" w:author="Habas Jan" w:date="2021-02-07T17:31:00Z">
                  <w:rPr/>
                </w:rPrChange>
              </w:rPr>
              <w:fldChar w:fldCharType="begin"/>
            </w:r>
            <w:r w:rsidRPr="00484468" w:rsidDel="0033753F">
              <w:rPr>
                <w:rFonts w:ascii="Cambria" w:hAnsi="Cambria"/>
                <w:noProof/>
                <w:rPrChange w:id="240" w:author="Habas Jan" w:date="2021-02-07T17:31:00Z">
                  <w:rPr/>
                </w:rPrChange>
              </w:rPr>
              <w:delInstrText xml:space="preserve"> HYPERLINK \l "_Toc61187163" \h </w:delInstrText>
            </w:r>
            <w:r w:rsidRPr="00484468" w:rsidDel="0033753F">
              <w:rPr>
                <w:rFonts w:ascii="Cambria" w:hAnsi="Cambria"/>
                <w:noProof/>
                <w:rPrChange w:id="241" w:author="Habas Jan" w:date="2021-02-07T17:31:00Z">
                  <w:rPr/>
                </w:rPrChange>
              </w:rPr>
              <w:fldChar w:fldCharType="separate"/>
            </w:r>
          </w:del>
          <w:ins w:id="242" w:author="Habas Jan" w:date="2021-02-07T17:32:00Z">
            <w:r w:rsidR="001275A6">
              <w:rPr>
                <w:rFonts w:ascii="Cambria" w:hAnsi="Cambria"/>
                <w:b/>
                <w:bCs/>
                <w:noProof/>
                <w:lang w:val="cs-CZ"/>
              </w:rPr>
              <w:t>Chyba! Odkaz není platný.</w:t>
            </w:r>
          </w:ins>
          <w:del w:id="243" w:author="Habas Jan" w:date="2021-02-07T17:30:00Z">
            <w:r w:rsidR="00FB4CD8" w:rsidRPr="00484468" w:rsidDel="0033753F">
              <w:rPr>
                <w:rStyle w:val="Odkaznarejstk"/>
                <w:rFonts w:ascii="Cambria" w:hAnsi="Cambria"/>
                <w:noProof/>
                <w:webHidden/>
                <w:lang w:val="cs-CZ"/>
                <w:rPrChange w:id="244" w:author="Habas Jan" w:date="2021-02-07T17:31:00Z">
                  <w:rPr>
                    <w:rStyle w:val="Odkaznarejstk"/>
                    <w:rFonts w:ascii="Cambria" w:hAnsi="Cambria"/>
                    <w:noProof/>
                    <w:webHidden/>
                    <w:lang w:val="cs-CZ"/>
                  </w:rPr>
                </w:rPrChange>
              </w:rPr>
              <w:delText>4.1 Matter.js</w:delText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245" w:author="Habas Jan" w:date="2021-02-07T17:31:00Z">
                  <w:rPr>
                    <w:webHidden/>
                  </w:rPr>
                </w:rPrChange>
              </w:rPr>
              <w:fldChar w:fldCharType="begin"/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246" w:author="Habas Jan" w:date="2021-02-07T17:31:00Z">
                  <w:rPr>
                    <w:webHidden/>
                  </w:rPr>
                </w:rPrChange>
              </w:rPr>
              <w:delInstrText>PAGEREF _Toc61187163 \h</w:delInstrText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247" w:author="Habas Jan" w:date="2021-02-07T17:31:00Z">
                  <w:rPr>
                    <w:rFonts w:ascii="Cambria" w:hAnsi="Cambria"/>
                    <w:noProof/>
                    <w:webHidden/>
                  </w:rPr>
                </w:rPrChange>
              </w:rPr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248" w:author="Habas Jan" w:date="2021-02-07T17:31:00Z">
                  <w:rPr>
                    <w:webHidden/>
                  </w:rPr>
                </w:rPrChange>
              </w:rPr>
              <w:fldChar w:fldCharType="separate"/>
            </w:r>
            <w:r w:rsidR="00FB4CD8" w:rsidRPr="00484468" w:rsidDel="0033753F">
              <w:rPr>
                <w:rStyle w:val="Odkaznarejstk"/>
                <w:rFonts w:ascii="Cambria" w:hAnsi="Cambria"/>
                <w:noProof/>
                <w:rPrChange w:id="249" w:author="Habas Jan" w:date="2021-02-07T17:31:00Z">
                  <w:rPr>
                    <w:rStyle w:val="Odkaznarejstk"/>
                    <w:rFonts w:ascii="Cambria" w:hAnsi="Cambria"/>
                    <w:noProof/>
                  </w:rPr>
                </w:rPrChange>
              </w:rPr>
              <w:tab/>
              <w:delText>1</w:delText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250" w:author="Habas Jan" w:date="2021-02-07T17:31:00Z">
                  <w:rPr>
                    <w:webHidden/>
                  </w:rPr>
                </w:rPrChange>
              </w:rPr>
              <w:fldChar w:fldCharType="end"/>
            </w:r>
            <w:r w:rsidRPr="00484468" w:rsidDel="0033753F">
              <w:rPr>
                <w:rFonts w:ascii="Cambria" w:hAnsi="Cambria"/>
                <w:noProof/>
                <w:rPrChange w:id="251" w:author="Habas Jan" w:date="2021-02-07T17:31:00Z">
                  <w:rPr/>
                </w:rPrChange>
              </w:rPr>
              <w:fldChar w:fldCharType="end"/>
            </w:r>
          </w:del>
        </w:p>
        <w:p w14:paraId="562F7A31" w14:textId="5876D385" w:rsidR="00637AC7" w:rsidRPr="00484468" w:rsidDel="0033753F" w:rsidRDefault="009F7B4C">
          <w:pPr>
            <w:pStyle w:val="Obsah2"/>
            <w:tabs>
              <w:tab w:val="right" w:leader="dot" w:pos="9062"/>
            </w:tabs>
            <w:rPr>
              <w:del w:id="252" w:author="Habas Jan" w:date="2021-02-07T17:30:00Z"/>
              <w:rFonts w:ascii="Cambria" w:eastAsiaTheme="minorEastAsia" w:hAnsi="Cambria" w:cstheme="minorBidi"/>
              <w:noProof/>
              <w:sz w:val="22"/>
              <w:lang w:val="cs-CZ" w:eastAsia="cs-CZ"/>
              <w:rPrChange w:id="253" w:author="Habas Jan" w:date="2021-02-07T17:31:00Z">
                <w:rPr>
                  <w:del w:id="254" w:author="Habas Jan" w:date="2021-02-07T17:30:00Z"/>
                  <w:rFonts w:ascii="Cambria" w:eastAsiaTheme="minorEastAsia" w:hAnsi="Cambria" w:cstheme="minorBidi"/>
                  <w:noProof/>
                  <w:sz w:val="22"/>
                  <w:lang w:val="cs-CZ" w:eastAsia="cs-CZ"/>
                </w:rPr>
              </w:rPrChange>
            </w:rPr>
          </w:pPr>
          <w:del w:id="255" w:author="Habas Jan" w:date="2021-02-07T17:30:00Z">
            <w:r w:rsidRPr="00484468" w:rsidDel="0033753F">
              <w:rPr>
                <w:rFonts w:ascii="Cambria" w:hAnsi="Cambria"/>
                <w:noProof/>
                <w:rPrChange w:id="256" w:author="Habas Jan" w:date="2021-02-07T17:31:00Z">
                  <w:rPr/>
                </w:rPrChange>
              </w:rPr>
              <w:fldChar w:fldCharType="begin"/>
            </w:r>
            <w:r w:rsidRPr="00484468" w:rsidDel="0033753F">
              <w:rPr>
                <w:rFonts w:ascii="Cambria" w:hAnsi="Cambria"/>
                <w:noProof/>
                <w:rPrChange w:id="257" w:author="Habas Jan" w:date="2021-02-07T17:31:00Z">
                  <w:rPr/>
                </w:rPrChange>
              </w:rPr>
              <w:delInstrText xml:space="preserve"> HYPERLINK \l "_Toc61187164" \h </w:delInstrText>
            </w:r>
            <w:r w:rsidRPr="00484468" w:rsidDel="0033753F">
              <w:rPr>
                <w:rFonts w:ascii="Cambria" w:hAnsi="Cambria"/>
                <w:noProof/>
                <w:rPrChange w:id="258" w:author="Habas Jan" w:date="2021-02-07T17:31:00Z">
                  <w:rPr/>
                </w:rPrChange>
              </w:rPr>
              <w:fldChar w:fldCharType="separate"/>
            </w:r>
          </w:del>
          <w:ins w:id="259" w:author="Habas Jan" w:date="2021-02-07T17:32:00Z">
            <w:r w:rsidR="001275A6">
              <w:rPr>
                <w:rFonts w:ascii="Cambria" w:hAnsi="Cambria"/>
                <w:b/>
                <w:bCs/>
                <w:noProof/>
                <w:lang w:val="cs-CZ"/>
              </w:rPr>
              <w:t>Chyba! Odkaz není platný.</w:t>
            </w:r>
          </w:ins>
          <w:del w:id="260" w:author="Habas Jan" w:date="2021-02-07T17:30:00Z">
            <w:r w:rsidR="00FB4CD8" w:rsidRPr="00484468" w:rsidDel="0033753F">
              <w:rPr>
                <w:rStyle w:val="Odkaznarejstk"/>
                <w:rFonts w:ascii="Cambria" w:hAnsi="Cambria"/>
                <w:noProof/>
                <w:webHidden/>
                <w:lang w:val="cs-CZ"/>
                <w:rPrChange w:id="261" w:author="Habas Jan" w:date="2021-02-07T17:31:00Z">
                  <w:rPr>
                    <w:rStyle w:val="Odkaznarejstk"/>
                    <w:rFonts w:ascii="Cambria" w:hAnsi="Cambria"/>
                    <w:noProof/>
                    <w:webHidden/>
                    <w:lang w:val="cs-CZ"/>
                  </w:rPr>
                </w:rPrChange>
              </w:rPr>
              <w:delText>4.2 P5.js</w:delText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262" w:author="Habas Jan" w:date="2021-02-07T17:31:00Z">
                  <w:rPr>
                    <w:webHidden/>
                  </w:rPr>
                </w:rPrChange>
              </w:rPr>
              <w:fldChar w:fldCharType="begin"/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263" w:author="Habas Jan" w:date="2021-02-07T17:31:00Z">
                  <w:rPr>
                    <w:webHidden/>
                  </w:rPr>
                </w:rPrChange>
              </w:rPr>
              <w:delInstrText>PAGEREF _Toc61187164 \h</w:delInstrText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264" w:author="Habas Jan" w:date="2021-02-07T17:31:00Z">
                  <w:rPr>
                    <w:rFonts w:ascii="Cambria" w:hAnsi="Cambria"/>
                    <w:noProof/>
                    <w:webHidden/>
                  </w:rPr>
                </w:rPrChange>
              </w:rPr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265" w:author="Habas Jan" w:date="2021-02-07T17:31:00Z">
                  <w:rPr>
                    <w:webHidden/>
                  </w:rPr>
                </w:rPrChange>
              </w:rPr>
              <w:fldChar w:fldCharType="separate"/>
            </w:r>
            <w:r w:rsidR="00FB4CD8" w:rsidRPr="00484468" w:rsidDel="0033753F">
              <w:rPr>
                <w:rStyle w:val="Odkaznarejstk"/>
                <w:rFonts w:ascii="Cambria" w:hAnsi="Cambria"/>
                <w:noProof/>
                <w:rPrChange w:id="266" w:author="Habas Jan" w:date="2021-02-07T17:31:00Z">
                  <w:rPr>
                    <w:rStyle w:val="Odkaznarejstk"/>
                    <w:rFonts w:ascii="Cambria" w:hAnsi="Cambria"/>
                    <w:noProof/>
                  </w:rPr>
                </w:rPrChange>
              </w:rPr>
              <w:tab/>
              <w:delText>2</w:delText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267" w:author="Habas Jan" w:date="2021-02-07T17:31:00Z">
                  <w:rPr>
                    <w:webHidden/>
                  </w:rPr>
                </w:rPrChange>
              </w:rPr>
              <w:fldChar w:fldCharType="end"/>
            </w:r>
            <w:r w:rsidRPr="00484468" w:rsidDel="0033753F">
              <w:rPr>
                <w:rFonts w:ascii="Cambria" w:hAnsi="Cambria"/>
                <w:noProof/>
                <w:rPrChange w:id="268" w:author="Habas Jan" w:date="2021-02-07T17:31:00Z">
                  <w:rPr/>
                </w:rPrChange>
              </w:rPr>
              <w:fldChar w:fldCharType="end"/>
            </w:r>
          </w:del>
        </w:p>
        <w:p w14:paraId="562F7A32" w14:textId="73B4D58C" w:rsidR="00637AC7" w:rsidRPr="00484468" w:rsidDel="0033753F" w:rsidRDefault="009F7B4C">
          <w:pPr>
            <w:pStyle w:val="Obsah2"/>
            <w:tabs>
              <w:tab w:val="right" w:leader="dot" w:pos="9062"/>
            </w:tabs>
            <w:rPr>
              <w:del w:id="269" w:author="Habas Jan" w:date="2021-02-07T17:30:00Z"/>
              <w:rFonts w:ascii="Cambria" w:eastAsiaTheme="minorEastAsia" w:hAnsi="Cambria" w:cstheme="minorBidi"/>
              <w:noProof/>
              <w:sz w:val="22"/>
              <w:lang w:val="cs-CZ" w:eastAsia="cs-CZ"/>
              <w:rPrChange w:id="270" w:author="Habas Jan" w:date="2021-02-07T17:31:00Z">
                <w:rPr>
                  <w:del w:id="271" w:author="Habas Jan" w:date="2021-02-07T17:30:00Z"/>
                  <w:rFonts w:ascii="Cambria" w:eastAsiaTheme="minorEastAsia" w:hAnsi="Cambria" w:cstheme="minorBidi"/>
                  <w:noProof/>
                  <w:sz w:val="22"/>
                  <w:lang w:val="cs-CZ" w:eastAsia="cs-CZ"/>
                </w:rPr>
              </w:rPrChange>
            </w:rPr>
          </w:pPr>
          <w:del w:id="272" w:author="Habas Jan" w:date="2021-02-07T17:30:00Z">
            <w:r w:rsidRPr="00484468" w:rsidDel="0033753F">
              <w:rPr>
                <w:rFonts w:ascii="Cambria" w:hAnsi="Cambria"/>
                <w:noProof/>
                <w:rPrChange w:id="273" w:author="Habas Jan" w:date="2021-02-07T17:31:00Z">
                  <w:rPr/>
                </w:rPrChange>
              </w:rPr>
              <w:fldChar w:fldCharType="begin"/>
            </w:r>
            <w:r w:rsidRPr="00484468" w:rsidDel="0033753F">
              <w:rPr>
                <w:rFonts w:ascii="Cambria" w:hAnsi="Cambria"/>
                <w:noProof/>
                <w:rPrChange w:id="274" w:author="Habas Jan" w:date="2021-02-07T17:31:00Z">
                  <w:rPr/>
                </w:rPrChange>
              </w:rPr>
              <w:delInstrText xml:space="preserve"> HYPERLINK \l "_Toc61187165" \h </w:delInstrText>
            </w:r>
            <w:r w:rsidRPr="00484468" w:rsidDel="0033753F">
              <w:rPr>
                <w:rFonts w:ascii="Cambria" w:hAnsi="Cambria"/>
                <w:noProof/>
                <w:rPrChange w:id="275" w:author="Habas Jan" w:date="2021-02-07T17:31:00Z">
                  <w:rPr/>
                </w:rPrChange>
              </w:rPr>
              <w:fldChar w:fldCharType="separate"/>
            </w:r>
          </w:del>
          <w:ins w:id="276" w:author="Habas Jan" w:date="2021-02-07T17:32:00Z">
            <w:r w:rsidR="001275A6">
              <w:rPr>
                <w:rFonts w:ascii="Cambria" w:hAnsi="Cambria"/>
                <w:b/>
                <w:bCs/>
                <w:noProof/>
                <w:lang w:val="cs-CZ"/>
              </w:rPr>
              <w:t>Chyba! Odkaz není platný.</w:t>
            </w:r>
          </w:ins>
          <w:del w:id="277" w:author="Habas Jan" w:date="2021-02-07T17:30:00Z">
            <w:r w:rsidR="00FB4CD8" w:rsidRPr="00484468" w:rsidDel="0033753F">
              <w:rPr>
                <w:rStyle w:val="Odkaznarejstk"/>
                <w:rFonts w:ascii="Cambria" w:hAnsi="Cambria"/>
                <w:noProof/>
                <w:webHidden/>
                <w:lang w:val="cs-CZ"/>
                <w:rPrChange w:id="278" w:author="Habas Jan" w:date="2021-02-07T17:31:00Z">
                  <w:rPr>
                    <w:rStyle w:val="Odkaznarejstk"/>
                    <w:rFonts w:ascii="Cambria" w:hAnsi="Cambria"/>
                    <w:noProof/>
                    <w:webHidden/>
                    <w:lang w:val="cs-CZ"/>
                  </w:rPr>
                </w:rPrChange>
              </w:rPr>
              <w:delText>4.3 Polygon tools js</w:delText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279" w:author="Habas Jan" w:date="2021-02-07T17:31:00Z">
                  <w:rPr>
                    <w:webHidden/>
                  </w:rPr>
                </w:rPrChange>
              </w:rPr>
              <w:fldChar w:fldCharType="begin"/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280" w:author="Habas Jan" w:date="2021-02-07T17:31:00Z">
                  <w:rPr>
                    <w:webHidden/>
                  </w:rPr>
                </w:rPrChange>
              </w:rPr>
              <w:delInstrText>PAGEREF _Toc61187165 \h</w:delInstrText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281" w:author="Habas Jan" w:date="2021-02-07T17:31:00Z">
                  <w:rPr>
                    <w:rFonts w:ascii="Cambria" w:hAnsi="Cambria"/>
                    <w:noProof/>
                    <w:webHidden/>
                  </w:rPr>
                </w:rPrChange>
              </w:rPr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282" w:author="Habas Jan" w:date="2021-02-07T17:31:00Z">
                  <w:rPr>
                    <w:webHidden/>
                  </w:rPr>
                </w:rPrChange>
              </w:rPr>
              <w:fldChar w:fldCharType="separate"/>
            </w:r>
            <w:r w:rsidR="00FB4CD8" w:rsidRPr="00484468" w:rsidDel="0033753F">
              <w:rPr>
                <w:rStyle w:val="Odkaznarejstk"/>
                <w:rFonts w:ascii="Cambria" w:hAnsi="Cambria"/>
                <w:noProof/>
                <w:rPrChange w:id="283" w:author="Habas Jan" w:date="2021-02-07T17:31:00Z">
                  <w:rPr>
                    <w:rStyle w:val="Odkaznarejstk"/>
                    <w:rFonts w:ascii="Cambria" w:hAnsi="Cambria"/>
                    <w:noProof/>
                  </w:rPr>
                </w:rPrChange>
              </w:rPr>
              <w:tab/>
              <w:delText>2</w:delText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284" w:author="Habas Jan" w:date="2021-02-07T17:31:00Z">
                  <w:rPr>
                    <w:webHidden/>
                  </w:rPr>
                </w:rPrChange>
              </w:rPr>
              <w:fldChar w:fldCharType="end"/>
            </w:r>
            <w:r w:rsidRPr="00484468" w:rsidDel="0033753F">
              <w:rPr>
                <w:rFonts w:ascii="Cambria" w:hAnsi="Cambria"/>
                <w:noProof/>
                <w:rPrChange w:id="285" w:author="Habas Jan" w:date="2021-02-07T17:31:00Z">
                  <w:rPr/>
                </w:rPrChange>
              </w:rPr>
              <w:fldChar w:fldCharType="end"/>
            </w:r>
          </w:del>
        </w:p>
        <w:p w14:paraId="562F7A33" w14:textId="474A3F1C" w:rsidR="00637AC7" w:rsidRPr="00484468" w:rsidDel="0033753F" w:rsidRDefault="009F7B4C">
          <w:pPr>
            <w:pStyle w:val="Obsah2"/>
            <w:tabs>
              <w:tab w:val="right" w:leader="dot" w:pos="9062"/>
            </w:tabs>
            <w:rPr>
              <w:del w:id="286" w:author="Habas Jan" w:date="2021-02-07T17:30:00Z"/>
              <w:rFonts w:ascii="Cambria" w:eastAsiaTheme="minorEastAsia" w:hAnsi="Cambria" w:cstheme="minorBidi"/>
              <w:noProof/>
              <w:sz w:val="22"/>
              <w:lang w:val="cs-CZ" w:eastAsia="cs-CZ"/>
              <w:rPrChange w:id="287" w:author="Habas Jan" w:date="2021-02-07T17:31:00Z">
                <w:rPr>
                  <w:del w:id="288" w:author="Habas Jan" w:date="2021-02-07T17:30:00Z"/>
                  <w:rFonts w:ascii="Cambria" w:eastAsiaTheme="minorEastAsia" w:hAnsi="Cambria" w:cstheme="minorBidi"/>
                  <w:noProof/>
                  <w:sz w:val="22"/>
                  <w:lang w:val="cs-CZ" w:eastAsia="cs-CZ"/>
                </w:rPr>
              </w:rPrChange>
            </w:rPr>
          </w:pPr>
          <w:del w:id="289" w:author="Habas Jan" w:date="2021-02-07T17:30:00Z">
            <w:r w:rsidRPr="00484468" w:rsidDel="0033753F">
              <w:rPr>
                <w:rFonts w:ascii="Cambria" w:hAnsi="Cambria"/>
                <w:noProof/>
                <w:rPrChange w:id="290" w:author="Habas Jan" w:date="2021-02-07T17:31:00Z">
                  <w:rPr/>
                </w:rPrChange>
              </w:rPr>
              <w:fldChar w:fldCharType="begin"/>
            </w:r>
            <w:r w:rsidRPr="00484468" w:rsidDel="0033753F">
              <w:rPr>
                <w:rFonts w:ascii="Cambria" w:hAnsi="Cambria"/>
                <w:noProof/>
                <w:rPrChange w:id="291" w:author="Habas Jan" w:date="2021-02-07T17:31:00Z">
                  <w:rPr/>
                </w:rPrChange>
              </w:rPr>
              <w:delInstrText xml:space="preserve"> HYPERLINK \l "_Toc61187166" \h </w:delInstrText>
            </w:r>
            <w:r w:rsidRPr="00484468" w:rsidDel="0033753F">
              <w:rPr>
                <w:rFonts w:ascii="Cambria" w:hAnsi="Cambria"/>
                <w:noProof/>
                <w:rPrChange w:id="292" w:author="Habas Jan" w:date="2021-02-07T17:31:00Z">
                  <w:rPr/>
                </w:rPrChange>
              </w:rPr>
              <w:fldChar w:fldCharType="separate"/>
            </w:r>
          </w:del>
          <w:ins w:id="293" w:author="Habas Jan" w:date="2021-02-07T17:32:00Z">
            <w:r w:rsidR="001275A6">
              <w:rPr>
                <w:rFonts w:ascii="Cambria" w:hAnsi="Cambria"/>
                <w:b/>
                <w:bCs/>
                <w:noProof/>
                <w:lang w:val="cs-CZ"/>
              </w:rPr>
              <w:t>Chyba! Odkaz není platný.</w:t>
            </w:r>
          </w:ins>
          <w:del w:id="294" w:author="Habas Jan" w:date="2021-02-07T17:30:00Z">
            <w:r w:rsidR="00FB4CD8" w:rsidRPr="00484468" w:rsidDel="0033753F">
              <w:rPr>
                <w:rStyle w:val="Odkaznarejstk"/>
                <w:rFonts w:ascii="Cambria" w:hAnsi="Cambria"/>
                <w:noProof/>
                <w:webHidden/>
                <w:lang w:val="cs-CZ"/>
                <w:rPrChange w:id="295" w:author="Habas Jan" w:date="2021-02-07T17:31:00Z">
                  <w:rPr>
                    <w:rStyle w:val="Odkaznarejstk"/>
                    <w:rFonts w:ascii="Cambria" w:hAnsi="Cambria"/>
                    <w:noProof/>
                    <w:webHidden/>
                    <w:lang w:val="cs-CZ"/>
                  </w:rPr>
                </w:rPrChange>
              </w:rPr>
              <w:delText>4.4 Decomp.js</w:delText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296" w:author="Habas Jan" w:date="2021-02-07T17:31:00Z">
                  <w:rPr>
                    <w:webHidden/>
                  </w:rPr>
                </w:rPrChange>
              </w:rPr>
              <w:fldChar w:fldCharType="begin"/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297" w:author="Habas Jan" w:date="2021-02-07T17:31:00Z">
                  <w:rPr>
                    <w:webHidden/>
                  </w:rPr>
                </w:rPrChange>
              </w:rPr>
              <w:delInstrText>PAGEREF _Toc61187166 \h</w:delInstrText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298" w:author="Habas Jan" w:date="2021-02-07T17:31:00Z">
                  <w:rPr>
                    <w:rFonts w:ascii="Cambria" w:hAnsi="Cambria"/>
                    <w:noProof/>
                    <w:webHidden/>
                  </w:rPr>
                </w:rPrChange>
              </w:rPr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299" w:author="Habas Jan" w:date="2021-02-07T17:31:00Z">
                  <w:rPr>
                    <w:webHidden/>
                  </w:rPr>
                </w:rPrChange>
              </w:rPr>
              <w:fldChar w:fldCharType="separate"/>
            </w:r>
            <w:r w:rsidR="00FB4CD8" w:rsidRPr="00484468" w:rsidDel="0033753F">
              <w:rPr>
                <w:rStyle w:val="Odkaznarejstk"/>
                <w:rFonts w:ascii="Cambria" w:hAnsi="Cambria"/>
                <w:noProof/>
                <w:rPrChange w:id="300" w:author="Habas Jan" w:date="2021-02-07T17:31:00Z">
                  <w:rPr>
                    <w:rStyle w:val="Odkaznarejstk"/>
                    <w:rFonts w:ascii="Cambria" w:hAnsi="Cambria"/>
                    <w:noProof/>
                  </w:rPr>
                </w:rPrChange>
              </w:rPr>
              <w:tab/>
              <w:delText>2</w:delText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301" w:author="Habas Jan" w:date="2021-02-07T17:31:00Z">
                  <w:rPr>
                    <w:webHidden/>
                  </w:rPr>
                </w:rPrChange>
              </w:rPr>
              <w:fldChar w:fldCharType="end"/>
            </w:r>
            <w:r w:rsidRPr="00484468" w:rsidDel="0033753F">
              <w:rPr>
                <w:rFonts w:ascii="Cambria" w:hAnsi="Cambria"/>
                <w:noProof/>
                <w:rPrChange w:id="302" w:author="Habas Jan" w:date="2021-02-07T17:31:00Z">
                  <w:rPr/>
                </w:rPrChange>
              </w:rPr>
              <w:fldChar w:fldCharType="end"/>
            </w:r>
          </w:del>
        </w:p>
        <w:p w14:paraId="562F7A34" w14:textId="407F32A9" w:rsidR="00637AC7" w:rsidRPr="00484468" w:rsidDel="0033753F" w:rsidRDefault="009F7B4C">
          <w:pPr>
            <w:pStyle w:val="Obsah1"/>
            <w:tabs>
              <w:tab w:val="right" w:leader="dot" w:pos="9062"/>
            </w:tabs>
            <w:rPr>
              <w:del w:id="303" w:author="Habas Jan" w:date="2021-02-07T17:30:00Z"/>
              <w:rFonts w:ascii="Cambria" w:eastAsiaTheme="minorEastAsia" w:hAnsi="Cambria" w:cstheme="minorBidi"/>
              <w:noProof/>
              <w:sz w:val="22"/>
              <w:lang w:val="cs-CZ" w:eastAsia="cs-CZ"/>
              <w:rPrChange w:id="304" w:author="Habas Jan" w:date="2021-02-07T17:31:00Z">
                <w:rPr>
                  <w:del w:id="305" w:author="Habas Jan" w:date="2021-02-07T17:30:00Z"/>
                  <w:rFonts w:ascii="Cambria" w:eastAsiaTheme="minorEastAsia" w:hAnsi="Cambria" w:cstheme="minorBidi"/>
                  <w:noProof/>
                  <w:sz w:val="22"/>
                  <w:lang w:val="cs-CZ" w:eastAsia="cs-CZ"/>
                </w:rPr>
              </w:rPrChange>
            </w:rPr>
          </w:pPr>
          <w:del w:id="306" w:author="Habas Jan" w:date="2021-02-07T17:30:00Z">
            <w:r w:rsidRPr="00484468" w:rsidDel="0033753F">
              <w:rPr>
                <w:rFonts w:ascii="Cambria" w:hAnsi="Cambria"/>
                <w:noProof/>
                <w:rPrChange w:id="307" w:author="Habas Jan" w:date="2021-02-07T17:31:00Z">
                  <w:rPr/>
                </w:rPrChange>
              </w:rPr>
              <w:fldChar w:fldCharType="begin"/>
            </w:r>
            <w:r w:rsidRPr="00484468" w:rsidDel="0033753F">
              <w:rPr>
                <w:rFonts w:ascii="Cambria" w:hAnsi="Cambria"/>
                <w:noProof/>
                <w:rPrChange w:id="308" w:author="Habas Jan" w:date="2021-02-07T17:31:00Z">
                  <w:rPr/>
                </w:rPrChange>
              </w:rPr>
              <w:delInstrText xml:space="preserve"> HYPERLINK \l "_Toc61187167" \h </w:delInstrText>
            </w:r>
            <w:r w:rsidRPr="00484468" w:rsidDel="0033753F">
              <w:rPr>
                <w:rFonts w:ascii="Cambria" w:hAnsi="Cambria"/>
                <w:noProof/>
                <w:rPrChange w:id="309" w:author="Habas Jan" w:date="2021-02-07T17:31:00Z">
                  <w:rPr/>
                </w:rPrChange>
              </w:rPr>
              <w:fldChar w:fldCharType="separate"/>
            </w:r>
          </w:del>
          <w:ins w:id="310" w:author="Habas Jan" w:date="2021-02-07T17:32:00Z">
            <w:r w:rsidR="001275A6">
              <w:rPr>
                <w:rFonts w:ascii="Cambria" w:hAnsi="Cambria"/>
                <w:b/>
                <w:bCs/>
                <w:noProof/>
                <w:lang w:val="cs-CZ"/>
              </w:rPr>
              <w:t>Chyba! Odkaz není platný.</w:t>
            </w:r>
          </w:ins>
          <w:del w:id="311" w:author="Habas Jan" w:date="2021-02-07T17:30:00Z">
            <w:r w:rsidR="00FB4CD8" w:rsidRPr="00484468" w:rsidDel="0033753F">
              <w:rPr>
                <w:rStyle w:val="Odkaznarejstk"/>
                <w:rFonts w:ascii="Cambria" w:hAnsi="Cambria"/>
                <w:noProof/>
                <w:webHidden/>
                <w:lang w:val="cs-CZ"/>
                <w:rPrChange w:id="312" w:author="Habas Jan" w:date="2021-02-07T17:31:00Z">
                  <w:rPr>
                    <w:rStyle w:val="Odkaznarejstk"/>
                    <w:rFonts w:ascii="Cambria" w:hAnsi="Cambria"/>
                    <w:noProof/>
                    <w:webHidden/>
                    <w:lang w:val="cs-CZ"/>
                  </w:rPr>
                </w:rPrChange>
              </w:rPr>
              <w:delText>5.  Tvoření hry</w:delText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313" w:author="Habas Jan" w:date="2021-02-07T17:31:00Z">
                  <w:rPr>
                    <w:webHidden/>
                  </w:rPr>
                </w:rPrChange>
              </w:rPr>
              <w:fldChar w:fldCharType="begin"/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314" w:author="Habas Jan" w:date="2021-02-07T17:31:00Z">
                  <w:rPr>
                    <w:webHidden/>
                  </w:rPr>
                </w:rPrChange>
              </w:rPr>
              <w:delInstrText>PAGEREF _Toc61187167 \h</w:delInstrText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315" w:author="Habas Jan" w:date="2021-02-07T17:31:00Z">
                  <w:rPr>
                    <w:rFonts w:ascii="Cambria" w:hAnsi="Cambria"/>
                    <w:noProof/>
                    <w:webHidden/>
                  </w:rPr>
                </w:rPrChange>
              </w:rPr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316" w:author="Habas Jan" w:date="2021-02-07T17:31:00Z">
                  <w:rPr>
                    <w:webHidden/>
                  </w:rPr>
                </w:rPrChange>
              </w:rPr>
              <w:fldChar w:fldCharType="separate"/>
            </w:r>
            <w:r w:rsidR="00FB4CD8" w:rsidRPr="00484468" w:rsidDel="0033753F">
              <w:rPr>
                <w:rStyle w:val="Odkaznarejstk"/>
                <w:rFonts w:ascii="Cambria" w:hAnsi="Cambria"/>
                <w:noProof/>
                <w:rPrChange w:id="317" w:author="Habas Jan" w:date="2021-02-07T17:31:00Z">
                  <w:rPr>
                    <w:rStyle w:val="Odkaznarejstk"/>
                    <w:rFonts w:ascii="Cambria" w:hAnsi="Cambria"/>
                    <w:noProof/>
                  </w:rPr>
                </w:rPrChange>
              </w:rPr>
              <w:tab/>
              <w:delText>2</w:delText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318" w:author="Habas Jan" w:date="2021-02-07T17:31:00Z">
                  <w:rPr>
                    <w:webHidden/>
                  </w:rPr>
                </w:rPrChange>
              </w:rPr>
              <w:fldChar w:fldCharType="end"/>
            </w:r>
            <w:r w:rsidRPr="00484468" w:rsidDel="0033753F">
              <w:rPr>
                <w:rFonts w:ascii="Cambria" w:hAnsi="Cambria"/>
                <w:noProof/>
                <w:rPrChange w:id="319" w:author="Habas Jan" w:date="2021-02-07T17:31:00Z">
                  <w:rPr/>
                </w:rPrChange>
              </w:rPr>
              <w:fldChar w:fldCharType="end"/>
            </w:r>
          </w:del>
        </w:p>
        <w:p w14:paraId="562F7A35" w14:textId="7E53147B" w:rsidR="00637AC7" w:rsidRPr="00484468" w:rsidDel="0033753F" w:rsidRDefault="009F7B4C">
          <w:pPr>
            <w:pStyle w:val="Obsah2"/>
            <w:tabs>
              <w:tab w:val="right" w:leader="dot" w:pos="9062"/>
            </w:tabs>
            <w:rPr>
              <w:del w:id="320" w:author="Habas Jan" w:date="2021-02-07T17:30:00Z"/>
              <w:rFonts w:ascii="Cambria" w:eastAsiaTheme="minorEastAsia" w:hAnsi="Cambria" w:cstheme="minorBidi"/>
              <w:noProof/>
              <w:sz w:val="22"/>
              <w:lang w:val="cs-CZ" w:eastAsia="cs-CZ"/>
              <w:rPrChange w:id="321" w:author="Habas Jan" w:date="2021-02-07T17:31:00Z">
                <w:rPr>
                  <w:del w:id="322" w:author="Habas Jan" w:date="2021-02-07T17:30:00Z"/>
                  <w:rFonts w:ascii="Cambria" w:eastAsiaTheme="minorEastAsia" w:hAnsi="Cambria" w:cstheme="minorBidi"/>
                  <w:noProof/>
                  <w:sz w:val="22"/>
                  <w:lang w:val="cs-CZ" w:eastAsia="cs-CZ"/>
                </w:rPr>
              </w:rPrChange>
            </w:rPr>
          </w:pPr>
          <w:del w:id="323" w:author="Habas Jan" w:date="2021-02-07T17:30:00Z">
            <w:r w:rsidRPr="00484468" w:rsidDel="0033753F">
              <w:rPr>
                <w:rFonts w:ascii="Cambria" w:hAnsi="Cambria"/>
                <w:noProof/>
                <w:rPrChange w:id="324" w:author="Habas Jan" w:date="2021-02-07T17:31:00Z">
                  <w:rPr/>
                </w:rPrChange>
              </w:rPr>
              <w:fldChar w:fldCharType="begin"/>
            </w:r>
            <w:r w:rsidRPr="00484468" w:rsidDel="0033753F">
              <w:rPr>
                <w:rFonts w:ascii="Cambria" w:hAnsi="Cambria"/>
                <w:noProof/>
                <w:rPrChange w:id="325" w:author="Habas Jan" w:date="2021-02-07T17:31:00Z">
                  <w:rPr/>
                </w:rPrChange>
              </w:rPr>
              <w:delInstrText xml:space="preserve"> HYPERLINK \l "_Toc61187168" \h </w:delInstrText>
            </w:r>
            <w:r w:rsidRPr="00484468" w:rsidDel="0033753F">
              <w:rPr>
                <w:rFonts w:ascii="Cambria" w:hAnsi="Cambria"/>
                <w:noProof/>
                <w:rPrChange w:id="326" w:author="Habas Jan" w:date="2021-02-07T17:31:00Z">
                  <w:rPr/>
                </w:rPrChange>
              </w:rPr>
              <w:fldChar w:fldCharType="separate"/>
            </w:r>
          </w:del>
          <w:ins w:id="327" w:author="Habas Jan" w:date="2021-02-07T17:32:00Z">
            <w:r w:rsidR="001275A6">
              <w:rPr>
                <w:rFonts w:ascii="Cambria" w:hAnsi="Cambria"/>
                <w:b/>
                <w:bCs/>
                <w:noProof/>
                <w:lang w:val="cs-CZ"/>
              </w:rPr>
              <w:t>Chyba! Odkaz není platný.</w:t>
            </w:r>
          </w:ins>
          <w:del w:id="328" w:author="Habas Jan" w:date="2021-02-07T17:30:00Z">
            <w:r w:rsidR="00FB4CD8" w:rsidRPr="00484468" w:rsidDel="0033753F">
              <w:rPr>
                <w:rStyle w:val="Odkaznarejstk"/>
                <w:rFonts w:ascii="Cambria" w:hAnsi="Cambria"/>
                <w:noProof/>
                <w:webHidden/>
                <w:lang w:val="cs-CZ"/>
                <w:rPrChange w:id="329" w:author="Habas Jan" w:date="2021-02-07T17:31:00Z">
                  <w:rPr>
                    <w:rStyle w:val="Odkaznarejstk"/>
                    <w:rFonts w:ascii="Cambria" w:hAnsi="Cambria"/>
                    <w:noProof/>
                    <w:webHidden/>
                    <w:lang w:val="cs-CZ"/>
                  </w:rPr>
                </w:rPrChange>
              </w:rPr>
              <w:delText>5.1 Svět</w:delText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330" w:author="Habas Jan" w:date="2021-02-07T17:31:00Z">
                  <w:rPr>
                    <w:webHidden/>
                  </w:rPr>
                </w:rPrChange>
              </w:rPr>
              <w:fldChar w:fldCharType="begin"/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331" w:author="Habas Jan" w:date="2021-02-07T17:31:00Z">
                  <w:rPr>
                    <w:webHidden/>
                  </w:rPr>
                </w:rPrChange>
              </w:rPr>
              <w:delInstrText>PAGEREF _Toc61187168 \h</w:delInstrText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332" w:author="Habas Jan" w:date="2021-02-07T17:31:00Z">
                  <w:rPr>
                    <w:rFonts w:ascii="Cambria" w:hAnsi="Cambria"/>
                    <w:noProof/>
                    <w:webHidden/>
                  </w:rPr>
                </w:rPrChange>
              </w:rPr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333" w:author="Habas Jan" w:date="2021-02-07T17:31:00Z">
                  <w:rPr>
                    <w:webHidden/>
                  </w:rPr>
                </w:rPrChange>
              </w:rPr>
              <w:fldChar w:fldCharType="separate"/>
            </w:r>
            <w:r w:rsidR="00FB4CD8" w:rsidRPr="00484468" w:rsidDel="0033753F">
              <w:rPr>
                <w:rStyle w:val="Odkaznarejstk"/>
                <w:rFonts w:ascii="Cambria" w:hAnsi="Cambria"/>
                <w:noProof/>
                <w:rPrChange w:id="334" w:author="Habas Jan" w:date="2021-02-07T17:31:00Z">
                  <w:rPr>
                    <w:rStyle w:val="Odkaznarejstk"/>
                    <w:rFonts w:ascii="Cambria" w:hAnsi="Cambria"/>
                    <w:noProof/>
                  </w:rPr>
                </w:rPrChange>
              </w:rPr>
              <w:tab/>
              <w:delText>2</w:delText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335" w:author="Habas Jan" w:date="2021-02-07T17:31:00Z">
                  <w:rPr>
                    <w:webHidden/>
                  </w:rPr>
                </w:rPrChange>
              </w:rPr>
              <w:fldChar w:fldCharType="end"/>
            </w:r>
            <w:r w:rsidRPr="00484468" w:rsidDel="0033753F">
              <w:rPr>
                <w:rFonts w:ascii="Cambria" w:hAnsi="Cambria"/>
                <w:noProof/>
                <w:rPrChange w:id="336" w:author="Habas Jan" w:date="2021-02-07T17:31:00Z">
                  <w:rPr/>
                </w:rPrChange>
              </w:rPr>
              <w:fldChar w:fldCharType="end"/>
            </w:r>
          </w:del>
        </w:p>
        <w:p w14:paraId="562F7A36" w14:textId="0F5A1252" w:rsidR="00637AC7" w:rsidRPr="00484468" w:rsidDel="0033753F" w:rsidRDefault="009F7B4C">
          <w:pPr>
            <w:pStyle w:val="Obsah2"/>
            <w:tabs>
              <w:tab w:val="right" w:leader="dot" w:pos="9062"/>
            </w:tabs>
            <w:rPr>
              <w:del w:id="337" w:author="Habas Jan" w:date="2021-02-07T17:30:00Z"/>
              <w:rFonts w:ascii="Cambria" w:eastAsiaTheme="minorEastAsia" w:hAnsi="Cambria" w:cstheme="minorBidi"/>
              <w:noProof/>
              <w:sz w:val="22"/>
              <w:lang w:val="cs-CZ" w:eastAsia="cs-CZ"/>
              <w:rPrChange w:id="338" w:author="Habas Jan" w:date="2021-02-07T17:31:00Z">
                <w:rPr>
                  <w:del w:id="339" w:author="Habas Jan" w:date="2021-02-07T17:30:00Z"/>
                  <w:rFonts w:ascii="Cambria" w:eastAsiaTheme="minorEastAsia" w:hAnsi="Cambria" w:cstheme="minorBidi"/>
                  <w:noProof/>
                  <w:sz w:val="22"/>
                  <w:lang w:val="cs-CZ" w:eastAsia="cs-CZ"/>
                </w:rPr>
              </w:rPrChange>
            </w:rPr>
          </w:pPr>
          <w:del w:id="340" w:author="Habas Jan" w:date="2021-02-07T17:30:00Z">
            <w:r w:rsidRPr="00484468" w:rsidDel="0033753F">
              <w:rPr>
                <w:rFonts w:ascii="Cambria" w:hAnsi="Cambria"/>
                <w:noProof/>
                <w:rPrChange w:id="341" w:author="Habas Jan" w:date="2021-02-07T17:31:00Z">
                  <w:rPr/>
                </w:rPrChange>
              </w:rPr>
              <w:fldChar w:fldCharType="begin"/>
            </w:r>
            <w:r w:rsidRPr="00484468" w:rsidDel="0033753F">
              <w:rPr>
                <w:rFonts w:ascii="Cambria" w:hAnsi="Cambria"/>
                <w:noProof/>
                <w:rPrChange w:id="342" w:author="Habas Jan" w:date="2021-02-07T17:31:00Z">
                  <w:rPr/>
                </w:rPrChange>
              </w:rPr>
              <w:delInstrText xml:space="preserve"> HYPERLINK \l "_Toc61187169" \h </w:delInstrText>
            </w:r>
            <w:r w:rsidRPr="00484468" w:rsidDel="0033753F">
              <w:rPr>
                <w:rFonts w:ascii="Cambria" w:hAnsi="Cambria"/>
                <w:noProof/>
                <w:rPrChange w:id="343" w:author="Habas Jan" w:date="2021-02-07T17:31:00Z">
                  <w:rPr/>
                </w:rPrChange>
              </w:rPr>
              <w:fldChar w:fldCharType="separate"/>
            </w:r>
          </w:del>
          <w:ins w:id="344" w:author="Habas Jan" w:date="2021-02-07T17:32:00Z">
            <w:r w:rsidR="001275A6">
              <w:rPr>
                <w:rFonts w:ascii="Cambria" w:hAnsi="Cambria"/>
                <w:b/>
                <w:bCs/>
                <w:noProof/>
                <w:lang w:val="cs-CZ"/>
              </w:rPr>
              <w:t>Chyba! Odkaz není platný.</w:t>
            </w:r>
          </w:ins>
          <w:del w:id="345" w:author="Habas Jan" w:date="2021-02-07T17:30:00Z">
            <w:r w:rsidR="00FB4CD8" w:rsidRPr="00484468" w:rsidDel="0033753F">
              <w:rPr>
                <w:rStyle w:val="Odkaznarejstk"/>
                <w:rFonts w:ascii="Cambria" w:hAnsi="Cambria"/>
                <w:noProof/>
                <w:webHidden/>
                <w:lang w:val="cs-CZ"/>
                <w:rPrChange w:id="346" w:author="Habas Jan" w:date="2021-02-07T17:31:00Z">
                  <w:rPr>
                    <w:rStyle w:val="Odkaznarejstk"/>
                    <w:rFonts w:ascii="Cambria" w:hAnsi="Cambria"/>
                    <w:noProof/>
                    <w:webHidden/>
                    <w:lang w:val="cs-CZ"/>
                  </w:rPr>
                </w:rPrChange>
              </w:rPr>
              <w:delText>5.2 Wormové</w:delText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347" w:author="Habas Jan" w:date="2021-02-07T17:31:00Z">
                  <w:rPr>
                    <w:webHidden/>
                  </w:rPr>
                </w:rPrChange>
              </w:rPr>
              <w:fldChar w:fldCharType="begin"/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348" w:author="Habas Jan" w:date="2021-02-07T17:31:00Z">
                  <w:rPr>
                    <w:webHidden/>
                  </w:rPr>
                </w:rPrChange>
              </w:rPr>
              <w:delInstrText>PAGEREF _Toc61187169 \h</w:delInstrText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349" w:author="Habas Jan" w:date="2021-02-07T17:31:00Z">
                  <w:rPr>
                    <w:rFonts w:ascii="Cambria" w:hAnsi="Cambria"/>
                    <w:noProof/>
                    <w:webHidden/>
                  </w:rPr>
                </w:rPrChange>
              </w:rPr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350" w:author="Habas Jan" w:date="2021-02-07T17:31:00Z">
                  <w:rPr>
                    <w:webHidden/>
                  </w:rPr>
                </w:rPrChange>
              </w:rPr>
              <w:fldChar w:fldCharType="separate"/>
            </w:r>
            <w:r w:rsidR="00FB4CD8" w:rsidRPr="00484468" w:rsidDel="0033753F">
              <w:rPr>
                <w:rStyle w:val="Odkaznarejstk"/>
                <w:rFonts w:ascii="Cambria" w:hAnsi="Cambria"/>
                <w:noProof/>
                <w:rPrChange w:id="351" w:author="Habas Jan" w:date="2021-02-07T17:31:00Z">
                  <w:rPr>
                    <w:rStyle w:val="Odkaznarejstk"/>
                    <w:rFonts w:ascii="Cambria" w:hAnsi="Cambria"/>
                    <w:noProof/>
                  </w:rPr>
                </w:rPrChange>
              </w:rPr>
              <w:tab/>
              <w:delText>4</w:delText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352" w:author="Habas Jan" w:date="2021-02-07T17:31:00Z">
                  <w:rPr>
                    <w:webHidden/>
                  </w:rPr>
                </w:rPrChange>
              </w:rPr>
              <w:fldChar w:fldCharType="end"/>
            </w:r>
            <w:r w:rsidRPr="00484468" w:rsidDel="0033753F">
              <w:rPr>
                <w:rFonts w:ascii="Cambria" w:hAnsi="Cambria"/>
                <w:noProof/>
                <w:rPrChange w:id="353" w:author="Habas Jan" w:date="2021-02-07T17:31:00Z">
                  <w:rPr/>
                </w:rPrChange>
              </w:rPr>
              <w:fldChar w:fldCharType="end"/>
            </w:r>
          </w:del>
        </w:p>
        <w:p w14:paraId="562F7A37" w14:textId="24EE9F8A" w:rsidR="00637AC7" w:rsidRPr="00484468" w:rsidDel="0033753F" w:rsidRDefault="009F7B4C">
          <w:pPr>
            <w:pStyle w:val="Obsah2"/>
            <w:tabs>
              <w:tab w:val="right" w:leader="dot" w:pos="9062"/>
            </w:tabs>
            <w:rPr>
              <w:del w:id="354" w:author="Habas Jan" w:date="2021-02-07T17:30:00Z"/>
              <w:rFonts w:ascii="Cambria" w:eastAsiaTheme="minorEastAsia" w:hAnsi="Cambria" w:cstheme="minorBidi"/>
              <w:noProof/>
              <w:sz w:val="22"/>
              <w:lang w:val="cs-CZ" w:eastAsia="cs-CZ"/>
              <w:rPrChange w:id="355" w:author="Habas Jan" w:date="2021-02-07T17:31:00Z">
                <w:rPr>
                  <w:del w:id="356" w:author="Habas Jan" w:date="2021-02-07T17:30:00Z"/>
                  <w:rFonts w:ascii="Cambria" w:eastAsiaTheme="minorEastAsia" w:hAnsi="Cambria" w:cstheme="minorBidi"/>
                  <w:noProof/>
                  <w:sz w:val="22"/>
                  <w:lang w:val="cs-CZ" w:eastAsia="cs-CZ"/>
                </w:rPr>
              </w:rPrChange>
            </w:rPr>
          </w:pPr>
          <w:del w:id="357" w:author="Habas Jan" w:date="2021-02-07T17:30:00Z">
            <w:r w:rsidRPr="00484468" w:rsidDel="0033753F">
              <w:rPr>
                <w:rFonts w:ascii="Cambria" w:hAnsi="Cambria"/>
                <w:noProof/>
                <w:rPrChange w:id="358" w:author="Habas Jan" w:date="2021-02-07T17:31:00Z">
                  <w:rPr/>
                </w:rPrChange>
              </w:rPr>
              <w:fldChar w:fldCharType="begin"/>
            </w:r>
            <w:r w:rsidRPr="00484468" w:rsidDel="0033753F">
              <w:rPr>
                <w:rFonts w:ascii="Cambria" w:hAnsi="Cambria"/>
                <w:noProof/>
                <w:rPrChange w:id="359" w:author="Habas Jan" w:date="2021-02-07T17:31:00Z">
                  <w:rPr/>
                </w:rPrChange>
              </w:rPr>
              <w:delInstrText xml:space="preserve"> HYPERLINK \l "_Toc61187170" \h </w:delInstrText>
            </w:r>
            <w:r w:rsidRPr="00484468" w:rsidDel="0033753F">
              <w:rPr>
                <w:rFonts w:ascii="Cambria" w:hAnsi="Cambria"/>
                <w:noProof/>
                <w:rPrChange w:id="360" w:author="Habas Jan" w:date="2021-02-07T17:31:00Z">
                  <w:rPr/>
                </w:rPrChange>
              </w:rPr>
              <w:fldChar w:fldCharType="separate"/>
            </w:r>
          </w:del>
          <w:ins w:id="361" w:author="Habas Jan" w:date="2021-02-07T17:32:00Z">
            <w:r w:rsidR="001275A6">
              <w:rPr>
                <w:rFonts w:ascii="Cambria" w:hAnsi="Cambria"/>
                <w:b/>
                <w:bCs/>
                <w:noProof/>
                <w:lang w:val="cs-CZ"/>
              </w:rPr>
              <w:t>Chyba! Odkaz není platný.</w:t>
            </w:r>
          </w:ins>
          <w:del w:id="362" w:author="Habas Jan" w:date="2021-02-07T17:30:00Z">
            <w:r w:rsidR="00FB4CD8" w:rsidRPr="00484468" w:rsidDel="0033753F">
              <w:rPr>
                <w:rStyle w:val="Odkaznarejstk"/>
                <w:rFonts w:ascii="Cambria" w:hAnsi="Cambria"/>
                <w:noProof/>
                <w:webHidden/>
                <w:lang w:val="cs-CZ"/>
                <w:rPrChange w:id="363" w:author="Habas Jan" w:date="2021-02-07T17:31:00Z">
                  <w:rPr>
                    <w:rStyle w:val="Odkaznarejstk"/>
                    <w:rFonts w:ascii="Cambria" w:hAnsi="Cambria"/>
                    <w:noProof/>
                    <w:webHidden/>
                    <w:lang w:val="cs-CZ"/>
                  </w:rPr>
                </w:rPrChange>
              </w:rPr>
              <w:delText>5.3 Ovládání</w:delText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364" w:author="Habas Jan" w:date="2021-02-07T17:31:00Z">
                  <w:rPr>
                    <w:webHidden/>
                  </w:rPr>
                </w:rPrChange>
              </w:rPr>
              <w:fldChar w:fldCharType="begin"/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365" w:author="Habas Jan" w:date="2021-02-07T17:31:00Z">
                  <w:rPr>
                    <w:webHidden/>
                  </w:rPr>
                </w:rPrChange>
              </w:rPr>
              <w:delInstrText>PAGEREF _Toc61187170 \h</w:delInstrText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366" w:author="Habas Jan" w:date="2021-02-07T17:31:00Z">
                  <w:rPr>
                    <w:rFonts w:ascii="Cambria" w:hAnsi="Cambria"/>
                    <w:noProof/>
                    <w:webHidden/>
                  </w:rPr>
                </w:rPrChange>
              </w:rPr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367" w:author="Habas Jan" w:date="2021-02-07T17:31:00Z">
                  <w:rPr>
                    <w:webHidden/>
                  </w:rPr>
                </w:rPrChange>
              </w:rPr>
              <w:fldChar w:fldCharType="separate"/>
            </w:r>
            <w:r w:rsidR="00FB4CD8" w:rsidRPr="00484468" w:rsidDel="0033753F">
              <w:rPr>
                <w:rStyle w:val="Odkaznarejstk"/>
                <w:rFonts w:ascii="Cambria" w:hAnsi="Cambria"/>
                <w:noProof/>
                <w:rPrChange w:id="368" w:author="Habas Jan" w:date="2021-02-07T17:31:00Z">
                  <w:rPr>
                    <w:rStyle w:val="Odkaznarejstk"/>
                    <w:rFonts w:ascii="Cambria" w:hAnsi="Cambria"/>
                    <w:noProof/>
                  </w:rPr>
                </w:rPrChange>
              </w:rPr>
              <w:tab/>
              <w:delText>5</w:delText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369" w:author="Habas Jan" w:date="2021-02-07T17:31:00Z">
                  <w:rPr>
                    <w:webHidden/>
                  </w:rPr>
                </w:rPrChange>
              </w:rPr>
              <w:fldChar w:fldCharType="end"/>
            </w:r>
            <w:r w:rsidRPr="00484468" w:rsidDel="0033753F">
              <w:rPr>
                <w:rFonts w:ascii="Cambria" w:hAnsi="Cambria"/>
                <w:noProof/>
                <w:rPrChange w:id="370" w:author="Habas Jan" w:date="2021-02-07T17:31:00Z">
                  <w:rPr/>
                </w:rPrChange>
              </w:rPr>
              <w:fldChar w:fldCharType="end"/>
            </w:r>
          </w:del>
        </w:p>
        <w:p w14:paraId="562F7A38" w14:textId="393F85A0" w:rsidR="00637AC7" w:rsidRPr="00484468" w:rsidDel="0033753F" w:rsidRDefault="009F7B4C">
          <w:pPr>
            <w:pStyle w:val="Obsah2"/>
            <w:tabs>
              <w:tab w:val="right" w:leader="dot" w:pos="9062"/>
            </w:tabs>
            <w:rPr>
              <w:del w:id="371" w:author="Habas Jan" w:date="2021-02-07T17:30:00Z"/>
              <w:rFonts w:ascii="Cambria" w:eastAsiaTheme="minorEastAsia" w:hAnsi="Cambria" w:cstheme="minorBidi"/>
              <w:noProof/>
              <w:sz w:val="22"/>
              <w:lang w:val="cs-CZ" w:eastAsia="cs-CZ"/>
              <w:rPrChange w:id="372" w:author="Habas Jan" w:date="2021-02-07T17:31:00Z">
                <w:rPr>
                  <w:del w:id="373" w:author="Habas Jan" w:date="2021-02-07T17:30:00Z"/>
                  <w:rFonts w:ascii="Cambria" w:eastAsiaTheme="minorEastAsia" w:hAnsi="Cambria" w:cstheme="minorBidi"/>
                  <w:noProof/>
                  <w:sz w:val="22"/>
                  <w:lang w:val="cs-CZ" w:eastAsia="cs-CZ"/>
                </w:rPr>
              </w:rPrChange>
            </w:rPr>
          </w:pPr>
          <w:del w:id="374" w:author="Habas Jan" w:date="2021-02-07T17:30:00Z">
            <w:r w:rsidRPr="00484468" w:rsidDel="0033753F">
              <w:rPr>
                <w:rFonts w:ascii="Cambria" w:hAnsi="Cambria"/>
                <w:noProof/>
                <w:rPrChange w:id="375" w:author="Habas Jan" w:date="2021-02-07T17:31:00Z">
                  <w:rPr/>
                </w:rPrChange>
              </w:rPr>
              <w:fldChar w:fldCharType="begin"/>
            </w:r>
            <w:r w:rsidRPr="00484468" w:rsidDel="0033753F">
              <w:rPr>
                <w:rFonts w:ascii="Cambria" w:hAnsi="Cambria"/>
                <w:noProof/>
                <w:rPrChange w:id="376" w:author="Habas Jan" w:date="2021-02-07T17:31:00Z">
                  <w:rPr/>
                </w:rPrChange>
              </w:rPr>
              <w:delInstrText xml:space="preserve"> HYPERLINK \l "_Toc61187171" \h </w:delInstrText>
            </w:r>
            <w:r w:rsidRPr="00484468" w:rsidDel="0033753F">
              <w:rPr>
                <w:rFonts w:ascii="Cambria" w:hAnsi="Cambria"/>
                <w:noProof/>
                <w:rPrChange w:id="377" w:author="Habas Jan" w:date="2021-02-07T17:31:00Z">
                  <w:rPr/>
                </w:rPrChange>
              </w:rPr>
              <w:fldChar w:fldCharType="separate"/>
            </w:r>
          </w:del>
          <w:ins w:id="378" w:author="Habas Jan" w:date="2021-02-07T17:32:00Z">
            <w:r w:rsidR="001275A6">
              <w:rPr>
                <w:rFonts w:ascii="Cambria" w:hAnsi="Cambria"/>
                <w:b/>
                <w:bCs/>
                <w:noProof/>
                <w:lang w:val="cs-CZ"/>
              </w:rPr>
              <w:t>Chyba! Odkaz není platný.</w:t>
            </w:r>
          </w:ins>
          <w:del w:id="379" w:author="Habas Jan" w:date="2021-02-07T17:30:00Z">
            <w:r w:rsidR="00FB4CD8" w:rsidRPr="00484468" w:rsidDel="0033753F">
              <w:rPr>
                <w:rStyle w:val="Odkaznarejstk"/>
                <w:rFonts w:ascii="Cambria" w:hAnsi="Cambria"/>
                <w:noProof/>
                <w:webHidden/>
                <w:lang w:val="cs-CZ"/>
                <w:rPrChange w:id="380" w:author="Habas Jan" w:date="2021-02-07T17:31:00Z">
                  <w:rPr>
                    <w:rStyle w:val="Odkaznarejstk"/>
                    <w:rFonts w:ascii="Cambria" w:hAnsi="Cambria"/>
                    <w:noProof/>
                    <w:webHidden/>
                    <w:lang w:val="cs-CZ"/>
                  </w:rPr>
                </w:rPrChange>
              </w:rPr>
              <w:delText>5.4 Týmy</w:delText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381" w:author="Habas Jan" w:date="2021-02-07T17:31:00Z">
                  <w:rPr>
                    <w:webHidden/>
                  </w:rPr>
                </w:rPrChange>
              </w:rPr>
              <w:fldChar w:fldCharType="begin"/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382" w:author="Habas Jan" w:date="2021-02-07T17:31:00Z">
                  <w:rPr>
                    <w:webHidden/>
                  </w:rPr>
                </w:rPrChange>
              </w:rPr>
              <w:delInstrText>PAGEREF _Toc61187171 \h</w:delInstrText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383" w:author="Habas Jan" w:date="2021-02-07T17:31:00Z">
                  <w:rPr>
                    <w:rFonts w:ascii="Cambria" w:hAnsi="Cambria"/>
                    <w:noProof/>
                    <w:webHidden/>
                  </w:rPr>
                </w:rPrChange>
              </w:rPr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384" w:author="Habas Jan" w:date="2021-02-07T17:31:00Z">
                  <w:rPr>
                    <w:webHidden/>
                  </w:rPr>
                </w:rPrChange>
              </w:rPr>
              <w:fldChar w:fldCharType="separate"/>
            </w:r>
            <w:r w:rsidR="00FB4CD8" w:rsidRPr="00484468" w:rsidDel="0033753F">
              <w:rPr>
                <w:rStyle w:val="Odkaznarejstk"/>
                <w:rFonts w:ascii="Cambria" w:hAnsi="Cambria"/>
                <w:noProof/>
                <w:rPrChange w:id="385" w:author="Habas Jan" w:date="2021-02-07T17:31:00Z">
                  <w:rPr>
                    <w:rStyle w:val="Odkaznarejstk"/>
                    <w:rFonts w:ascii="Cambria" w:hAnsi="Cambria"/>
                    <w:noProof/>
                  </w:rPr>
                </w:rPrChange>
              </w:rPr>
              <w:tab/>
              <w:delText>5</w:delText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386" w:author="Habas Jan" w:date="2021-02-07T17:31:00Z">
                  <w:rPr>
                    <w:webHidden/>
                  </w:rPr>
                </w:rPrChange>
              </w:rPr>
              <w:fldChar w:fldCharType="end"/>
            </w:r>
            <w:r w:rsidRPr="00484468" w:rsidDel="0033753F">
              <w:rPr>
                <w:rFonts w:ascii="Cambria" w:hAnsi="Cambria"/>
                <w:noProof/>
                <w:rPrChange w:id="387" w:author="Habas Jan" w:date="2021-02-07T17:31:00Z">
                  <w:rPr/>
                </w:rPrChange>
              </w:rPr>
              <w:fldChar w:fldCharType="end"/>
            </w:r>
          </w:del>
        </w:p>
        <w:p w14:paraId="562F7A39" w14:textId="00E0F5D2" w:rsidR="00637AC7" w:rsidRPr="00484468" w:rsidDel="0033753F" w:rsidRDefault="009F7B4C">
          <w:pPr>
            <w:pStyle w:val="Obsah2"/>
            <w:tabs>
              <w:tab w:val="right" w:leader="dot" w:pos="9062"/>
            </w:tabs>
            <w:rPr>
              <w:del w:id="388" w:author="Habas Jan" w:date="2021-02-07T17:30:00Z"/>
              <w:rFonts w:ascii="Cambria" w:eastAsiaTheme="minorEastAsia" w:hAnsi="Cambria" w:cstheme="minorBidi"/>
              <w:noProof/>
              <w:sz w:val="22"/>
              <w:lang w:val="cs-CZ" w:eastAsia="cs-CZ"/>
              <w:rPrChange w:id="389" w:author="Habas Jan" w:date="2021-02-07T17:31:00Z">
                <w:rPr>
                  <w:del w:id="390" w:author="Habas Jan" w:date="2021-02-07T17:30:00Z"/>
                  <w:rFonts w:ascii="Cambria" w:eastAsiaTheme="minorEastAsia" w:hAnsi="Cambria" w:cstheme="minorBidi"/>
                  <w:noProof/>
                  <w:sz w:val="22"/>
                  <w:lang w:val="cs-CZ" w:eastAsia="cs-CZ"/>
                </w:rPr>
              </w:rPrChange>
            </w:rPr>
          </w:pPr>
          <w:del w:id="391" w:author="Habas Jan" w:date="2021-02-07T17:30:00Z">
            <w:r w:rsidRPr="00484468" w:rsidDel="0033753F">
              <w:rPr>
                <w:rFonts w:ascii="Cambria" w:hAnsi="Cambria"/>
                <w:noProof/>
                <w:rPrChange w:id="392" w:author="Habas Jan" w:date="2021-02-07T17:31:00Z">
                  <w:rPr/>
                </w:rPrChange>
              </w:rPr>
              <w:fldChar w:fldCharType="begin"/>
            </w:r>
            <w:r w:rsidRPr="00484468" w:rsidDel="0033753F">
              <w:rPr>
                <w:rFonts w:ascii="Cambria" w:hAnsi="Cambria"/>
                <w:noProof/>
                <w:rPrChange w:id="393" w:author="Habas Jan" w:date="2021-02-07T17:31:00Z">
                  <w:rPr/>
                </w:rPrChange>
              </w:rPr>
              <w:delInstrText xml:space="preserve"> HYPERLINK \l "_Toc61187172" \h </w:delInstrText>
            </w:r>
            <w:r w:rsidRPr="00484468" w:rsidDel="0033753F">
              <w:rPr>
                <w:rFonts w:ascii="Cambria" w:hAnsi="Cambria"/>
                <w:noProof/>
                <w:rPrChange w:id="394" w:author="Habas Jan" w:date="2021-02-07T17:31:00Z">
                  <w:rPr/>
                </w:rPrChange>
              </w:rPr>
              <w:fldChar w:fldCharType="separate"/>
            </w:r>
          </w:del>
          <w:ins w:id="395" w:author="Habas Jan" w:date="2021-02-07T17:32:00Z">
            <w:r w:rsidR="001275A6">
              <w:rPr>
                <w:rFonts w:ascii="Cambria" w:hAnsi="Cambria"/>
                <w:b/>
                <w:bCs/>
                <w:noProof/>
                <w:lang w:val="cs-CZ"/>
              </w:rPr>
              <w:t>Chyba! Odkaz není platný.</w:t>
            </w:r>
          </w:ins>
          <w:del w:id="396" w:author="Habas Jan" w:date="2021-02-07T17:30:00Z">
            <w:r w:rsidR="00FB4CD8" w:rsidRPr="00484468" w:rsidDel="0033753F">
              <w:rPr>
                <w:rStyle w:val="Odkaznarejstk"/>
                <w:rFonts w:ascii="Cambria" w:hAnsi="Cambria"/>
                <w:noProof/>
                <w:webHidden/>
                <w:lang w:val="cs-CZ"/>
                <w:rPrChange w:id="397" w:author="Habas Jan" w:date="2021-02-07T17:31:00Z">
                  <w:rPr>
                    <w:rStyle w:val="Odkaznarejstk"/>
                    <w:rFonts w:ascii="Cambria" w:hAnsi="Cambria"/>
                    <w:noProof/>
                    <w:webHidden/>
                    <w:lang w:val="cs-CZ"/>
                  </w:rPr>
                </w:rPrChange>
              </w:rPr>
              <w:delText>5.5 Voda</w:delText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398" w:author="Habas Jan" w:date="2021-02-07T17:31:00Z">
                  <w:rPr>
                    <w:webHidden/>
                  </w:rPr>
                </w:rPrChange>
              </w:rPr>
              <w:fldChar w:fldCharType="begin"/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399" w:author="Habas Jan" w:date="2021-02-07T17:31:00Z">
                  <w:rPr>
                    <w:webHidden/>
                  </w:rPr>
                </w:rPrChange>
              </w:rPr>
              <w:delInstrText>PAGEREF _Toc61187172 \h</w:delInstrText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400" w:author="Habas Jan" w:date="2021-02-07T17:31:00Z">
                  <w:rPr>
                    <w:rFonts w:ascii="Cambria" w:hAnsi="Cambria"/>
                    <w:noProof/>
                    <w:webHidden/>
                  </w:rPr>
                </w:rPrChange>
              </w:rPr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401" w:author="Habas Jan" w:date="2021-02-07T17:31:00Z">
                  <w:rPr>
                    <w:webHidden/>
                  </w:rPr>
                </w:rPrChange>
              </w:rPr>
              <w:fldChar w:fldCharType="separate"/>
            </w:r>
            <w:r w:rsidR="00FB4CD8" w:rsidRPr="00484468" w:rsidDel="0033753F">
              <w:rPr>
                <w:rStyle w:val="Odkaznarejstk"/>
                <w:rFonts w:ascii="Cambria" w:hAnsi="Cambria"/>
                <w:noProof/>
                <w:rPrChange w:id="402" w:author="Habas Jan" w:date="2021-02-07T17:31:00Z">
                  <w:rPr>
                    <w:rStyle w:val="Odkaznarejstk"/>
                    <w:rFonts w:ascii="Cambria" w:hAnsi="Cambria"/>
                    <w:noProof/>
                  </w:rPr>
                </w:rPrChange>
              </w:rPr>
              <w:tab/>
              <w:delText>6</w:delText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403" w:author="Habas Jan" w:date="2021-02-07T17:31:00Z">
                  <w:rPr>
                    <w:webHidden/>
                  </w:rPr>
                </w:rPrChange>
              </w:rPr>
              <w:fldChar w:fldCharType="end"/>
            </w:r>
            <w:r w:rsidRPr="00484468" w:rsidDel="0033753F">
              <w:rPr>
                <w:rFonts w:ascii="Cambria" w:hAnsi="Cambria"/>
                <w:noProof/>
                <w:rPrChange w:id="404" w:author="Habas Jan" w:date="2021-02-07T17:31:00Z">
                  <w:rPr/>
                </w:rPrChange>
              </w:rPr>
              <w:fldChar w:fldCharType="end"/>
            </w:r>
          </w:del>
        </w:p>
        <w:p w14:paraId="562F7A3A" w14:textId="1AD3D8F6" w:rsidR="00637AC7" w:rsidRPr="00484468" w:rsidDel="0033753F" w:rsidRDefault="009F7B4C">
          <w:pPr>
            <w:pStyle w:val="Obsah2"/>
            <w:tabs>
              <w:tab w:val="right" w:leader="dot" w:pos="9062"/>
            </w:tabs>
            <w:rPr>
              <w:del w:id="405" w:author="Habas Jan" w:date="2021-02-07T17:30:00Z"/>
              <w:rFonts w:ascii="Cambria" w:eastAsiaTheme="minorEastAsia" w:hAnsi="Cambria" w:cstheme="minorBidi"/>
              <w:noProof/>
              <w:sz w:val="22"/>
              <w:lang w:val="cs-CZ" w:eastAsia="cs-CZ"/>
              <w:rPrChange w:id="406" w:author="Habas Jan" w:date="2021-02-07T17:31:00Z">
                <w:rPr>
                  <w:del w:id="407" w:author="Habas Jan" w:date="2021-02-07T17:30:00Z"/>
                  <w:rFonts w:ascii="Cambria" w:eastAsiaTheme="minorEastAsia" w:hAnsi="Cambria" w:cstheme="minorBidi"/>
                  <w:noProof/>
                  <w:sz w:val="22"/>
                  <w:lang w:val="cs-CZ" w:eastAsia="cs-CZ"/>
                </w:rPr>
              </w:rPrChange>
            </w:rPr>
          </w:pPr>
          <w:del w:id="408" w:author="Habas Jan" w:date="2021-02-07T17:30:00Z">
            <w:r w:rsidRPr="00484468" w:rsidDel="0033753F">
              <w:rPr>
                <w:rFonts w:ascii="Cambria" w:hAnsi="Cambria"/>
                <w:noProof/>
                <w:rPrChange w:id="409" w:author="Habas Jan" w:date="2021-02-07T17:31:00Z">
                  <w:rPr/>
                </w:rPrChange>
              </w:rPr>
              <w:fldChar w:fldCharType="begin"/>
            </w:r>
            <w:r w:rsidRPr="00484468" w:rsidDel="0033753F">
              <w:rPr>
                <w:rFonts w:ascii="Cambria" w:hAnsi="Cambria"/>
                <w:noProof/>
                <w:rPrChange w:id="410" w:author="Habas Jan" w:date="2021-02-07T17:31:00Z">
                  <w:rPr/>
                </w:rPrChange>
              </w:rPr>
              <w:delInstrText xml:space="preserve"> HYPERLINK \l "_Toc61187173" \h </w:delInstrText>
            </w:r>
            <w:r w:rsidRPr="00484468" w:rsidDel="0033753F">
              <w:rPr>
                <w:rFonts w:ascii="Cambria" w:hAnsi="Cambria"/>
                <w:noProof/>
                <w:rPrChange w:id="411" w:author="Habas Jan" w:date="2021-02-07T17:31:00Z">
                  <w:rPr/>
                </w:rPrChange>
              </w:rPr>
              <w:fldChar w:fldCharType="separate"/>
            </w:r>
          </w:del>
          <w:ins w:id="412" w:author="Habas Jan" w:date="2021-02-07T17:32:00Z">
            <w:r w:rsidR="001275A6">
              <w:rPr>
                <w:rFonts w:ascii="Cambria" w:hAnsi="Cambria"/>
                <w:b/>
                <w:bCs/>
                <w:noProof/>
                <w:lang w:val="cs-CZ"/>
              </w:rPr>
              <w:t>Chyba! Odkaz není platný.</w:t>
            </w:r>
          </w:ins>
          <w:del w:id="413" w:author="Habas Jan" w:date="2021-02-07T17:30:00Z">
            <w:r w:rsidR="00FB4CD8" w:rsidRPr="00484468" w:rsidDel="0033753F">
              <w:rPr>
                <w:rStyle w:val="Odkaznarejstk"/>
                <w:rFonts w:ascii="Cambria" w:hAnsi="Cambria"/>
                <w:noProof/>
                <w:webHidden/>
                <w:lang w:val="cs-CZ"/>
                <w:rPrChange w:id="414" w:author="Habas Jan" w:date="2021-02-07T17:31:00Z">
                  <w:rPr>
                    <w:rStyle w:val="Odkaznarejstk"/>
                    <w:rFonts w:ascii="Cambria" w:hAnsi="Cambria"/>
                    <w:noProof/>
                    <w:webHidden/>
                    <w:lang w:val="cs-CZ"/>
                  </w:rPr>
                </w:rPrChange>
              </w:rPr>
              <w:delText>5.6 Zbraně</w:delText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415" w:author="Habas Jan" w:date="2021-02-07T17:31:00Z">
                  <w:rPr>
                    <w:webHidden/>
                  </w:rPr>
                </w:rPrChange>
              </w:rPr>
              <w:fldChar w:fldCharType="begin"/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416" w:author="Habas Jan" w:date="2021-02-07T17:31:00Z">
                  <w:rPr>
                    <w:webHidden/>
                  </w:rPr>
                </w:rPrChange>
              </w:rPr>
              <w:delInstrText>PAGEREF _Toc61187173 \h</w:delInstrText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417" w:author="Habas Jan" w:date="2021-02-07T17:31:00Z">
                  <w:rPr>
                    <w:rFonts w:ascii="Cambria" w:hAnsi="Cambria"/>
                    <w:noProof/>
                    <w:webHidden/>
                  </w:rPr>
                </w:rPrChange>
              </w:rPr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418" w:author="Habas Jan" w:date="2021-02-07T17:31:00Z">
                  <w:rPr>
                    <w:webHidden/>
                  </w:rPr>
                </w:rPrChange>
              </w:rPr>
              <w:fldChar w:fldCharType="separate"/>
            </w:r>
            <w:r w:rsidR="00FB4CD8" w:rsidRPr="00484468" w:rsidDel="0033753F">
              <w:rPr>
                <w:rStyle w:val="Odkaznarejstk"/>
                <w:rFonts w:ascii="Cambria" w:hAnsi="Cambria"/>
                <w:noProof/>
                <w:rPrChange w:id="419" w:author="Habas Jan" w:date="2021-02-07T17:31:00Z">
                  <w:rPr>
                    <w:rStyle w:val="Odkaznarejstk"/>
                    <w:rFonts w:ascii="Cambria" w:hAnsi="Cambria"/>
                    <w:noProof/>
                  </w:rPr>
                </w:rPrChange>
              </w:rPr>
              <w:tab/>
              <w:delText>7</w:delText>
            </w:r>
            <w:r w:rsidR="00FB4CD8" w:rsidRPr="00484468" w:rsidDel="0033753F">
              <w:rPr>
                <w:rFonts w:ascii="Cambria" w:hAnsi="Cambria"/>
                <w:noProof/>
                <w:webHidden/>
                <w:rPrChange w:id="420" w:author="Habas Jan" w:date="2021-02-07T17:31:00Z">
                  <w:rPr>
                    <w:webHidden/>
                  </w:rPr>
                </w:rPrChange>
              </w:rPr>
              <w:fldChar w:fldCharType="end"/>
            </w:r>
            <w:r w:rsidRPr="00484468" w:rsidDel="0033753F">
              <w:rPr>
                <w:rFonts w:ascii="Cambria" w:hAnsi="Cambria"/>
                <w:noProof/>
                <w:rPrChange w:id="421" w:author="Habas Jan" w:date="2021-02-07T17:31:00Z">
                  <w:rPr/>
                </w:rPrChange>
              </w:rPr>
              <w:fldChar w:fldCharType="end"/>
            </w:r>
          </w:del>
        </w:p>
        <w:p w14:paraId="562F7A3B" w14:textId="77777777" w:rsidR="00637AC7" w:rsidRPr="00484468" w:rsidRDefault="00FB4CD8">
          <w:pPr>
            <w:rPr>
              <w:rFonts w:ascii="Cambria" w:hAnsi="Cambria"/>
            </w:rPr>
          </w:pPr>
          <w:r w:rsidRPr="00484468">
            <w:rPr>
              <w:rFonts w:ascii="Cambria" w:hAnsi="Cambria"/>
              <w:rPrChange w:id="422" w:author="Habas Jan" w:date="2021-02-07T17:31:00Z">
                <w:rPr>
                  <w:rFonts w:ascii="Cambria" w:hAnsi="Cambria"/>
                </w:rPr>
              </w:rPrChange>
            </w:rPr>
            <w:fldChar w:fldCharType="end"/>
          </w:r>
        </w:p>
        <w:p w14:paraId="562F7A3C" w14:textId="77777777" w:rsidR="00637AC7" w:rsidRPr="00484468" w:rsidRDefault="00870085">
          <w:pPr>
            <w:rPr>
              <w:rFonts w:ascii="Cambria" w:hAnsi="Cambria"/>
              <w:rPrChange w:id="423" w:author="Habas Jan" w:date="2021-02-07T17:31:00Z">
                <w:rPr/>
              </w:rPrChange>
            </w:rPr>
            <w:sectPr w:rsidR="00637AC7" w:rsidRPr="00484468">
              <w:pgSz w:w="11906" w:h="16838"/>
              <w:pgMar w:top="1417" w:right="1417" w:bottom="1417" w:left="1417" w:header="0" w:footer="0" w:gutter="0"/>
              <w:cols w:space="708"/>
              <w:formProt w:val="0"/>
              <w:docGrid w:linePitch="360"/>
            </w:sectPr>
          </w:pPr>
        </w:p>
      </w:sdtContent>
    </w:sdt>
    <w:p w14:paraId="562F7A3D" w14:textId="77777777" w:rsidR="00637AC7" w:rsidRPr="00484468" w:rsidRDefault="00637AC7">
      <w:pPr>
        <w:spacing w:after="160" w:line="259" w:lineRule="auto"/>
        <w:jc w:val="left"/>
        <w:rPr>
          <w:rFonts w:ascii="Cambria" w:hAnsi="Cambria"/>
        </w:rPr>
      </w:pPr>
    </w:p>
    <w:p w14:paraId="562F7A3E" w14:textId="77777777" w:rsidR="00637AC7" w:rsidRPr="00484468" w:rsidRDefault="00FB4CD8">
      <w:pPr>
        <w:pStyle w:val="Nadpis1"/>
        <w:rPr>
          <w:rFonts w:ascii="Cambria" w:hAnsi="Cambria"/>
          <w:rPrChange w:id="424" w:author="Habas Jan" w:date="2021-02-07T17:31:00Z">
            <w:rPr>
              <w:rFonts w:ascii="Cambria" w:hAnsi="Cambria"/>
            </w:rPr>
          </w:rPrChange>
        </w:rPr>
      </w:pPr>
      <w:bookmarkStart w:id="425" w:name="_Toc63611569"/>
      <w:r w:rsidRPr="00484468">
        <w:rPr>
          <w:rFonts w:ascii="Cambria" w:hAnsi="Cambria"/>
          <w:rPrChange w:id="426" w:author="Habas Jan" w:date="2021-02-07T17:31:00Z">
            <w:rPr>
              <w:rFonts w:ascii="Cambria" w:hAnsi="Cambria"/>
            </w:rPr>
          </w:rPrChange>
        </w:rPr>
        <w:t xml:space="preserve">1. </w:t>
      </w:r>
      <w:proofErr w:type="spellStart"/>
      <w:r w:rsidRPr="00484468">
        <w:rPr>
          <w:rFonts w:ascii="Cambria" w:hAnsi="Cambria"/>
          <w:rPrChange w:id="427" w:author="Habas Jan" w:date="2021-02-07T17:31:00Z">
            <w:rPr>
              <w:rFonts w:ascii="Cambria" w:hAnsi="Cambria"/>
            </w:rPr>
          </w:rPrChange>
        </w:rPr>
        <w:t>Úvod</w:t>
      </w:r>
      <w:bookmarkEnd w:id="425"/>
      <w:proofErr w:type="spellEnd"/>
    </w:p>
    <w:p w14:paraId="562F7A3F" w14:textId="3F52FCD6" w:rsidR="00637AC7" w:rsidRPr="00484468" w:rsidRDefault="00FB4CD8">
      <w:pPr>
        <w:rPr>
          <w:rFonts w:ascii="Cambria" w:hAnsi="Cambria"/>
          <w:lang w:val="cs-CZ"/>
        </w:rPr>
      </w:pPr>
      <w:commentRangeStart w:id="428"/>
      <w:proofErr w:type="spellStart"/>
      <w:r w:rsidRPr="00484468">
        <w:rPr>
          <w:rFonts w:ascii="Cambria" w:hAnsi="Cambria"/>
          <w:lang w:val="cs-CZ"/>
          <w:rPrChange w:id="429" w:author="Habas Jan" w:date="2021-02-07T17:31:00Z">
            <w:rPr>
              <w:rFonts w:ascii="Cambria" w:hAnsi="Cambria"/>
              <w:lang w:val="cs-CZ"/>
            </w:rPr>
          </w:rPrChange>
        </w:rPr>
        <w:t>Worms</w:t>
      </w:r>
      <w:proofErr w:type="spellEnd"/>
      <w:r w:rsidRPr="00484468">
        <w:rPr>
          <w:rFonts w:ascii="Cambria" w:hAnsi="Cambria"/>
          <w:lang w:val="cs-CZ"/>
          <w:rPrChange w:id="430" w:author="Habas Jan" w:date="2021-02-07T17:31:00Z">
            <w:rPr>
              <w:rFonts w:ascii="Cambria" w:hAnsi="Cambria"/>
              <w:lang w:val="cs-CZ"/>
            </w:rPr>
          </w:rPrChange>
        </w:rPr>
        <w:t xml:space="preserve"> je dnes už kultovní hrou, která byla vydána roku 1995 vývojářským týmem jménem Team17. Ale je určitě důležité zmínit, že první hra žánru </w:t>
      </w:r>
      <w:proofErr w:type="spellStart"/>
      <w:r w:rsidRPr="00484468">
        <w:rPr>
          <w:rFonts w:ascii="Cambria" w:hAnsi="Cambria"/>
          <w:lang w:val="cs-CZ"/>
          <w:rPrChange w:id="431" w:author="Habas Jan" w:date="2021-02-07T17:31:00Z">
            <w:rPr>
              <w:rFonts w:ascii="Cambria" w:hAnsi="Cambria"/>
              <w:lang w:val="cs-CZ"/>
            </w:rPr>
          </w:rPrChange>
        </w:rPr>
        <w:t>artillery</w:t>
      </w:r>
      <w:proofErr w:type="spellEnd"/>
      <w:r w:rsidRPr="00484468">
        <w:rPr>
          <w:rFonts w:ascii="Cambria" w:hAnsi="Cambria"/>
          <w:lang w:val="cs-CZ"/>
          <w:rPrChange w:id="432" w:author="Habas Jan" w:date="2021-02-07T17:31:00Z">
            <w:rPr>
              <w:rFonts w:ascii="Cambria" w:hAnsi="Cambria"/>
              <w:lang w:val="cs-CZ"/>
            </w:rPr>
          </w:rPrChange>
        </w:rPr>
        <w:t xml:space="preserve"> </w:t>
      </w:r>
      <w:proofErr w:type="spellStart"/>
      <w:r w:rsidRPr="00484468">
        <w:rPr>
          <w:rFonts w:ascii="Cambria" w:hAnsi="Cambria"/>
          <w:lang w:val="cs-CZ"/>
          <w:rPrChange w:id="433" w:author="Habas Jan" w:date="2021-02-07T17:31:00Z">
            <w:rPr>
              <w:rFonts w:ascii="Cambria" w:hAnsi="Cambria"/>
              <w:lang w:val="cs-CZ"/>
            </w:rPr>
          </w:rPrChange>
        </w:rPr>
        <w:t>games</w:t>
      </w:r>
      <w:proofErr w:type="spellEnd"/>
      <w:r w:rsidRPr="00484468">
        <w:rPr>
          <w:rFonts w:ascii="Cambria" w:hAnsi="Cambria"/>
          <w:lang w:val="cs-CZ"/>
          <w:rPrChange w:id="434" w:author="Habas Jan" w:date="2021-02-07T17:31:00Z">
            <w:rPr>
              <w:rFonts w:ascii="Cambria" w:hAnsi="Cambria"/>
              <w:lang w:val="cs-CZ"/>
            </w:rPr>
          </w:rPrChange>
        </w:rPr>
        <w:t xml:space="preserve"> byla hra </w:t>
      </w:r>
      <w:proofErr w:type="spellStart"/>
      <w:r w:rsidRPr="00484468">
        <w:rPr>
          <w:rFonts w:ascii="Cambria" w:hAnsi="Cambria"/>
          <w:lang w:val="cs-CZ"/>
          <w:rPrChange w:id="435" w:author="Habas Jan" w:date="2021-02-07T17:31:00Z">
            <w:rPr>
              <w:rFonts w:ascii="Cambria" w:hAnsi="Cambria"/>
              <w:lang w:val="cs-CZ"/>
            </w:rPr>
          </w:rPrChange>
        </w:rPr>
        <w:t>Artillery</w:t>
      </w:r>
      <w:proofErr w:type="spellEnd"/>
      <w:r w:rsidRPr="00484468">
        <w:rPr>
          <w:rFonts w:ascii="Cambria" w:hAnsi="Cambria"/>
          <w:lang w:val="cs-CZ"/>
          <w:rPrChange w:id="436" w:author="Habas Jan" w:date="2021-02-07T17:31:00Z">
            <w:rPr>
              <w:rFonts w:ascii="Cambria" w:hAnsi="Cambria"/>
              <w:lang w:val="cs-CZ"/>
            </w:rPr>
          </w:rPrChange>
        </w:rPr>
        <w:t xml:space="preserve"> duel z roku 1982. I přes to, že hlavní inspirací pro tento projekt byla série her </w:t>
      </w:r>
      <w:proofErr w:type="spellStart"/>
      <w:r w:rsidRPr="00484468">
        <w:rPr>
          <w:rFonts w:ascii="Cambria" w:hAnsi="Cambria"/>
          <w:lang w:val="cs-CZ"/>
          <w:rPrChange w:id="437" w:author="Habas Jan" w:date="2021-02-07T17:31:00Z">
            <w:rPr>
              <w:rFonts w:ascii="Cambria" w:hAnsi="Cambria"/>
              <w:lang w:val="cs-CZ"/>
            </w:rPr>
          </w:rPrChange>
        </w:rPr>
        <w:t>Worms</w:t>
      </w:r>
      <w:proofErr w:type="spellEnd"/>
      <w:r w:rsidRPr="00484468">
        <w:rPr>
          <w:rFonts w:ascii="Cambria" w:hAnsi="Cambria"/>
          <w:lang w:val="cs-CZ"/>
          <w:rPrChange w:id="438" w:author="Habas Jan" w:date="2021-02-07T17:31:00Z">
            <w:rPr>
              <w:rFonts w:ascii="Cambria" w:hAnsi="Cambria"/>
              <w:lang w:val="cs-CZ"/>
            </w:rPr>
          </w:rPrChange>
        </w:rPr>
        <w:t xml:space="preserve"> jsou zde věci, které jsem se rozhodl udělat jinak.</w:t>
      </w:r>
      <w:customXmlInsRangeStart w:id="439" w:author="Habas Jan" w:date="2021-01-31T14:48:00Z"/>
      <w:sdt>
        <w:sdtPr>
          <w:rPr>
            <w:rFonts w:ascii="Cambria" w:hAnsi="Cambria"/>
            <w:lang w:val="cs-CZ"/>
          </w:rPr>
          <w:id w:val="-55320800"/>
          <w:citation/>
        </w:sdtPr>
        <w:sdtEndPr>
          <w:rPr>
            <w:rPrChange w:id="440" w:author="Habas Jan" w:date="2021-02-07T17:31:00Z">
              <w:rPr/>
            </w:rPrChange>
          </w:rPr>
        </w:sdtEndPr>
        <w:sdtContent>
          <w:customXmlInsRangeEnd w:id="439"/>
          <w:ins w:id="441" w:author="Habas Jan" w:date="2021-01-31T14:48:00Z">
            <w:r w:rsidR="00A9736E" w:rsidRPr="00484468">
              <w:rPr>
                <w:rFonts w:ascii="Cambria" w:hAnsi="Cambria"/>
                <w:lang w:val="cs-CZ"/>
                <w:rPrChange w:id="442" w:author="Habas Jan" w:date="2021-02-07T17:31:00Z">
                  <w:rPr>
                    <w:rFonts w:ascii="Cambria" w:hAnsi="Cambria"/>
                    <w:lang w:val="cs-CZ"/>
                  </w:rPr>
                </w:rPrChange>
              </w:rPr>
              <w:fldChar w:fldCharType="begin"/>
            </w:r>
            <w:r w:rsidR="00A9736E" w:rsidRPr="00484468">
              <w:rPr>
                <w:rFonts w:ascii="Cambria" w:hAnsi="Cambria"/>
                <w:lang w:val="cs-CZ"/>
                <w:rPrChange w:id="443" w:author="Habas Jan" w:date="2021-02-07T17:31:00Z">
                  <w:rPr>
                    <w:rFonts w:ascii="Cambria" w:hAnsi="Cambria"/>
                    <w:lang w:val="cs-CZ"/>
                  </w:rPr>
                </w:rPrChange>
              </w:rPr>
              <w:instrText xml:space="preserve"> CITATION Wor \l 1029 </w:instrText>
            </w:r>
          </w:ins>
          <w:r w:rsidR="00A9736E" w:rsidRPr="00484468">
            <w:rPr>
              <w:rFonts w:ascii="Cambria" w:hAnsi="Cambria"/>
              <w:lang w:val="cs-CZ"/>
              <w:rPrChange w:id="444" w:author="Habas Jan" w:date="2021-02-07T17:31:00Z">
                <w:rPr>
                  <w:rFonts w:ascii="Cambria" w:hAnsi="Cambria"/>
                  <w:lang w:val="cs-CZ"/>
                </w:rPr>
              </w:rPrChange>
            </w:rPr>
            <w:fldChar w:fldCharType="separate"/>
          </w:r>
          <w:r w:rsidR="00B955E9">
            <w:rPr>
              <w:rFonts w:ascii="Cambria" w:hAnsi="Cambria"/>
              <w:noProof/>
              <w:lang w:val="cs-CZ"/>
            </w:rPr>
            <w:t xml:space="preserve"> </w:t>
          </w:r>
          <w:r w:rsidR="00B955E9" w:rsidRPr="00B955E9">
            <w:rPr>
              <w:rFonts w:ascii="Cambria" w:hAnsi="Cambria"/>
              <w:noProof/>
              <w:lang w:val="cs-CZ"/>
            </w:rPr>
            <w:t>[1]</w:t>
          </w:r>
          <w:ins w:id="445" w:author="Habas Jan" w:date="2021-01-31T14:48:00Z">
            <w:r w:rsidR="00A9736E" w:rsidRPr="00484468">
              <w:rPr>
                <w:rFonts w:ascii="Cambria" w:hAnsi="Cambria"/>
                <w:lang w:val="cs-CZ"/>
                <w:rPrChange w:id="446" w:author="Habas Jan" w:date="2021-02-07T17:31:00Z">
                  <w:rPr>
                    <w:rFonts w:ascii="Cambria" w:hAnsi="Cambria"/>
                    <w:lang w:val="cs-CZ"/>
                  </w:rPr>
                </w:rPrChange>
              </w:rPr>
              <w:fldChar w:fldCharType="end"/>
            </w:r>
          </w:ins>
          <w:customXmlInsRangeStart w:id="447" w:author="Habas Jan" w:date="2021-01-31T14:48:00Z"/>
        </w:sdtContent>
      </w:sdt>
      <w:customXmlInsRangeEnd w:id="447"/>
      <w:r w:rsidRPr="00484468">
        <w:rPr>
          <w:rFonts w:ascii="Cambria" w:hAnsi="Cambria"/>
          <w:lang w:val="cs-CZ"/>
        </w:rPr>
        <w:t xml:space="preserve"> </w:t>
      </w:r>
      <w:commentRangeEnd w:id="428"/>
      <w:r w:rsidR="007D65AF" w:rsidRPr="00484468">
        <w:rPr>
          <w:rStyle w:val="Odkaznakoment"/>
          <w:rFonts w:ascii="Cambria" w:hAnsi="Cambria"/>
          <w:rPrChange w:id="448" w:author="Habas Jan" w:date="2021-02-07T17:31:00Z">
            <w:rPr>
              <w:rStyle w:val="Odkaznakoment"/>
            </w:rPr>
          </w:rPrChange>
        </w:rPr>
        <w:commentReference w:id="428"/>
      </w:r>
    </w:p>
    <w:p w14:paraId="562F7A40" w14:textId="1C2999F5" w:rsidR="00637AC7" w:rsidRPr="00484468" w:rsidRDefault="00F051D8">
      <w:pPr>
        <w:rPr>
          <w:rFonts w:ascii="Cambria" w:hAnsi="Cambria"/>
          <w:lang w:val="cs-CZ"/>
          <w:rPrChange w:id="449" w:author="Habas Jan" w:date="2021-02-07T17:31:00Z">
            <w:rPr>
              <w:rFonts w:ascii="Cambria" w:hAnsi="Cambria"/>
              <w:lang w:val="cs-CZ"/>
            </w:rPr>
          </w:rPrChange>
        </w:rPr>
      </w:pPr>
      <w:ins w:id="450" w:author="Habas Jan" w:date="2021-01-24T19:27:00Z">
        <w:r w:rsidRPr="00484468">
          <w:rPr>
            <w:rFonts w:ascii="Cambria" w:hAnsi="Cambria"/>
            <w:rPrChange w:id="451" w:author="Habas Jan" w:date="2021-02-07T17:31:00Z">
              <w:rPr/>
            </w:rPrChange>
          </w:rPr>
          <w:t xml:space="preserve">V </w:t>
        </w:r>
        <w:proofErr w:type="spellStart"/>
        <w:r w:rsidRPr="00484468">
          <w:rPr>
            <w:rFonts w:ascii="Cambria" w:hAnsi="Cambria"/>
            <w:rPrChange w:id="452" w:author="Habas Jan" w:date="2021-02-07T17:31:00Z">
              <w:rPr/>
            </w:rPrChange>
          </w:rPr>
          <w:t>žánru</w:t>
        </w:r>
        <w:proofErr w:type="spellEnd"/>
        <w:r w:rsidRPr="00484468">
          <w:rPr>
            <w:rFonts w:ascii="Cambria" w:hAnsi="Cambria"/>
            <w:rPrChange w:id="453" w:author="Habas Jan" w:date="2021-02-07T17:31:00Z">
              <w:rPr/>
            </w:rPrChange>
          </w:rPr>
          <w:t xml:space="preserve"> Artillery Game se </w:t>
        </w:r>
        <w:proofErr w:type="spellStart"/>
        <w:r w:rsidRPr="00484468">
          <w:rPr>
            <w:rFonts w:ascii="Cambria" w:hAnsi="Cambria"/>
            <w:rPrChange w:id="454" w:author="Habas Jan" w:date="2021-02-07T17:31:00Z">
              <w:rPr/>
            </w:rPrChange>
          </w:rPr>
          <w:t>hráči</w:t>
        </w:r>
        <w:proofErr w:type="spellEnd"/>
        <w:r w:rsidRPr="00484468">
          <w:rPr>
            <w:rFonts w:ascii="Cambria" w:hAnsi="Cambria"/>
            <w:rPrChange w:id="455" w:author="Habas Jan" w:date="2021-02-07T17:31:00Z">
              <w:rPr/>
            </w:rPrChange>
          </w:rPr>
          <w:t xml:space="preserve"> </w:t>
        </w:r>
        <w:proofErr w:type="spellStart"/>
        <w:r w:rsidRPr="00484468">
          <w:rPr>
            <w:rFonts w:ascii="Cambria" w:hAnsi="Cambria"/>
            <w:rPrChange w:id="456" w:author="Habas Jan" w:date="2021-02-07T17:31:00Z">
              <w:rPr/>
            </w:rPrChange>
          </w:rPr>
          <w:t>pomocí</w:t>
        </w:r>
        <w:proofErr w:type="spellEnd"/>
        <w:r w:rsidRPr="00484468">
          <w:rPr>
            <w:rFonts w:ascii="Cambria" w:hAnsi="Cambria"/>
            <w:rPrChange w:id="457" w:author="Habas Jan" w:date="2021-02-07T17:31:00Z">
              <w:rPr/>
            </w:rPrChange>
          </w:rPr>
          <w:t xml:space="preserve"> </w:t>
        </w:r>
        <w:proofErr w:type="spellStart"/>
        <w:r w:rsidRPr="00484468">
          <w:rPr>
            <w:rFonts w:ascii="Cambria" w:hAnsi="Cambria"/>
            <w:rPrChange w:id="458" w:author="Habas Jan" w:date="2021-02-07T17:31:00Z">
              <w:rPr/>
            </w:rPrChange>
          </w:rPr>
          <w:t>postaviček</w:t>
        </w:r>
        <w:proofErr w:type="spellEnd"/>
        <w:r w:rsidRPr="00484468">
          <w:rPr>
            <w:rFonts w:ascii="Cambria" w:hAnsi="Cambria"/>
            <w:rPrChange w:id="459" w:author="Habas Jan" w:date="2021-02-07T17:31:00Z">
              <w:rPr/>
            </w:rPrChange>
          </w:rPr>
          <w:t xml:space="preserve"> (</w:t>
        </w:r>
        <w:proofErr w:type="spellStart"/>
        <w:r w:rsidRPr="00484468">
          <w:rPr>
            <w:rFonts w:ascii="Cambria" w:hAnsi="Cambria"/>
            <w:rPrChange w:id="460" w:author="Habas Jan" w:date="2021-02-07T17:31:00Z">
              <w:rPr/>
            </w:rPrChange>
          </w:rPr>
          <w:t>tanky</w:t>
        </w:r>
        <w:proofErr w:type="spellEnd"/>
        <w:r w:rsidRPr="00484468">
          <w:rPr>
            <w:rFonts w:ascii="Cambria" w:hAnsi="Cambria"/>
            <w:rPrChange w:id="461" w:author="Habas Jan" w:date="2021-02-07T17:31:00Z">
              <w:rPr/>
            </w:rPrChange>
          </w:rPr>
          <w:t xml:space="preserve">, </w:t>
        </w:r>
        <w:proofErr w:type="spellStart"/>
        <w:r w:rsidRPr="00484468">
          <w:rPr>
            <w:rFonts w:ascii="Cambria" w:hAnsi="Cambria"/>
            <w:rPrChange w:id="462" w:author="Habas Jan" w:date="2021-02-07T17:31:00Z">
              <w:rPr/>
            </w:rPrChange>
          </w:rPr>
          <w:t>červíci</w:t>
        </w:r>
        <w:proofErr w:type="spellEnd"/>
        <w:r w:rsidRPr="00484468">
          <w:rPr>
            <w:rFonts w:ascii="Cambria" w:hAnsi="Cambria"/>
            <w:rPrChange w:id="463" w:author="Habas Jan" w:date="2021-02-07T17:31:00Z">
              <w:rPr/>
            </w:rPrChange>
          </w:rPr>
          <w:t xml:space="preserve"> </w:t>
        </w:r>
        <w:proofErr w:type="spellStart"/>
        <w:r w:rsidRPr="00484468">
          <w:rPr>
            <w:rFonts w:ascii="Cambria" w:hAnsi="Cambria"/>
            <w:rPrChange w:id="464" w:author="Habas Jan" w:date="2021-02-07T17:31:00Z">
              <w:rPr/>
            </w:rPrChange>
          </w:rPr>
          <w:t>atd</w:t>
        </w:r>
        <w:proofErr w:type="spellEnd"/>
        <w:r w:rsidRPr="00484468">
          <w:rPr>
            <w:rFonts w:ascii="Cambria" w:hAnsi="Cambria"/>
            <w:rPrChange w:id="465" w:author="Habas Jan" w:date="2021-02-07T17:31:00Z">
              <w:rPr/>
            </w:rPrChange>
          </w:rPr>
          <w:t xml:space="preserve">.) </w:t>
        </w:r>
        <w:proofErr w:type="spellStart"/>
        <w:r w:rsidRPr="00484468">
          <w:rPr>
            <w:rFonts w:ascii="Cambria" w:hAnsi="Cambria"/>
            <w:rPrChange w:id="466" w:author="Habas Jan" w:date="2021-02-07T17:31:00Z">
              <w:rPr/>
            </w:rPrChange>
          </w:rPr>
          <w:t>snaží</w:t>
        </w:r>
        <w:proofErr w:type="spellEnd"/>
        <w:r w:rsidRPr="00484468">
          <w:rPr>
            <w:rFonts w:ascii="Cambria" w:hAnsi="Cambria"/>
            <w:rPrChange w:id="467" w:author="Habas Jan" w:date="2021-02-07T17:31:00Z">
              <w:rPr/>
            </w:rPrChange>
          </w:rPr>
          <w:t xml:space="preserve"> </w:t>
        </w:r>
        <w:proofErr w:type="spellStart"/>
        <w:r w:rsidRPr="00484468">
          <w:rPr>
            <w:rFonts w:ascii="Cambria" w:hAnsi="Cambria"/>
            <w:rPrChange w:id="468" w:author="Habas Jan" w:date="2021-02-07T17:31:00Z">
              <w:rPr/>
            </w:rPrChange>
          </w:rPr>
          <w:t>zasáhnout</w:t>
        </w:r>
        <w:proofErr w:type="spellEnd"/>
        <w:r w:rsidRPr="00484468">
          <w:rPr>
            <w:rFonts w:ascii="Cambria" w:hAnsi="Cambria"/>
            <w:rPrChange w:id="469" w:author="Habas Jan" w:date="2021-02-07T17:31:00Z">
              <w:rPr/>
            </w:rPrChange>
          </w:rPr>
          <w:t xml:space="preserve"> </w:t>
        </w:r>
        <w:proofErr w:type="spellStart"/>
        <w:r w:rsidRPr="00484468">
          <w:rPr>
            <w:rFonts w:ascii="Cambria" w:hAnsi="Cambria"/>
            <w:rPrChange w:id="470" w:author="Habas Jan" w:date="2021-02-07T17:31:00Z">
              <w:rPr/>
            </w:rPrChange>
          </w:rPr>
          <w:t>nepř</w:t>
        </w:r>
        <w:r w:rsidR="00651137" w:rsidRPr="00484468">
          <w:rPr>
            <w:rFonts w:ascii="Cambria" w:hAnsi="Cambria"/>
            <w:rPrChange w:id="471" w:author="Habas Jan" w:date="2021-02-07T17:31:00Z">
              <w:rPr/>
            </w:rPrChange>
          </w:rPr>
          <w:t>á</w:t>
        </w:r>
      </w:ins>
      <w:ins w:id="472" w:author="Habas Jan" w:date="2021-01-24T19:28:00Z">
        <w:r w:rsidR="00651137" w:rsidRPr="00484468">
          <w:rPr>
            <w:rFonts w:ascii="Cambria" w:hAnsi="Cambria"/>
            <w:rPrChange w:id="473" w:author="Habas Jan" w:date="2021-02-07T17:31:00Z">
              <w:rPr/>
            </w:rPrChange>
          </w:rPr>
          <w:t>telské</w:t>
        </w:r>
        <w:proofErr w:type="spellEnd"/>
        <w:r w:rsidR="00651137" w:rsidRPr="00484468">
          <w:rPr>
            <w:rFonts w:ascii="Cambria" w:hAnsi="Cambria"/>
            <w:rPrChange w:id="474" w:author="Habas Jan" w:date="2021-02-07T17:31:00Z">
              <w:rPr/>
            </w:rPrChange>
          </w:rPr>
          <w:t xml:space="preserve"> </w:t>
        </w:r>
        <w:proofErr w:type="spellStart"/>
        <w:r w:rsidR="00651137" w:rsidRPr="00484468">
          <w:rPr>
            <w:rFonts w:ascii="Cambria" w:hAnsi="Cambria"/>
            <w:rPrChange w:id="475" w:author="Habas Jan" w:date="2021-02-07T17:31:00Z">
              <w:rPr/>
            </w:rPrChange>
          </w:rPr>
          <w:t>cíle</w:t>
        </w:r>
        <w:proofErr w:type="spellEnd"/>
        <w:r w:rsidR="00651137" w:rsidRPr="00484468">
          <w:rPr>
            <w:rFonts w:ascii="Cambria" w:hAnsi="Cambria"/>
            <w:rPrChange w:id="476" w:author="Habas Jan" w:date="2021-02-07T17:31:00Z">
              <w:rPr/>
            </w:rPrChange>
          </w:rPr>
          <w:t xml:space="preserve"> a </w:t>
        </w:r>
        <w:proofErr w:type="spellStart"/>
        <w:r w:rsidR="00651137" w:rsidRPr="00484468">
          <w:rPr>
            <w:rFonts w:ascii="Cambria" w:hAnsi="Cambria"/>
            <w:rPrChange w:id="477" w:author="Habas Jan" w:date="2021-02-07T17:31:00Z">
              <w:rPr/>
            </w:rPrChange>
          </w:rPr>
          <w:t>dostat</w:t>
        </w:r>
        <w:proofErr w:type="spellEnd"/>
        <w:r w:rsidR="00651137" w:rsidRPr="00484468">
          <w:rPr>
            <w:rFonts w:ascii="Cambria" w:hAnsi="Cambria"/>
            <w:rPrChange w:id="478" w:author="Habas Jan" w:date="2021-02-07T17:31:00Z">
              <w:rPr/>
            </w:rPrChange>
          </w:rPr>
          <w:t xml:space="preserve"> </w:t>
        </w:r>
        <w:proofErr w:type="spellStart"/>
        <w:r w:rsidR="00651137" w:rsidRPr="00484468">
          <w:rPr>
            <w:rFonts w:ascii="Cambria" w:hAnsi="Cambria"/>
            <w:rPrChange w:id="479" w:author="Habas Jan" w:date="2021-02-07T17:31:00Z">
              <w:rPr/>
            </w:rPrChange>
          </w:rPr>
          <w:t>jejich</w:t>
        </w:r>
        <w:proofErr w:type="spellEnd"/>
        <w:r w:rsidR="00651137" w:rsidRPr="00484468">
          <w:rPr>
            <w:rFonts w:ascii="Cambria" w:hAnsi="Cambria"/>
            <w:rPrChange w:id="480" w:author="Habas Jan" w:date="2021-02-07T17:31:00Z">
              <w:rPr/>
            </w:rPrChange>
          </w:rPr>
          <w:t xml:space="preserve"> </w:t>
        </w:r>
        <w:proofErr w:type="spellStart"/>
        <w:r w:rsidR="00651137" w:rsidRPr="00484468">
          <w:rPr>
            <w:rFonts w:ascii="Cambria" w:hAnsi="Cambria"/>
            <w:rPrChange w:id="481" w:author="Habas Jan" w:date="2021-02-07T17:31:00Z">
              <w:rPr/>
            </w:rPrChange>
          </w:rPr>
          <w:t>zdraví</w:t>
        </w:r>
        <w:proofErr w:type="spellEnd"/>
        <w:r w:rsidR="00651137" w:rsidRPr="00484468">
          <w:rPr>
            <w:rFonts w:ascii="Cambria" w:hAnsi="Cambria"/>
            <w:rPrChange w:id="482" w:author="Habas Jan" w:date="2021-02-07T17:31:00Z">
              <w:rPr/>
            </w:rPrChange>
          </w:rPr>
          <w:t xml:space="preserve"> </w:t>
        </w:r>
        <w:proofErr w:type="spellStart"/>
        <w:r w:rsidR="00651137" w:rsidRPr="00484468">
          <w:rPr>
            <w:rFonts w:ascii="Cambria" w:hAnsi="Cambria"/>
            <w:rPrChange w:id="483" w:author="Habas Jan" w:date="2021-02-07T17:31:00Z">
              <w:rPr/>
            </w:rPrChange>
          </w:rPr>
          <w:t>na</w:t>
        </w:r>
        <w:proofErr w:type="spellEnd"/>
        <w:r w:rsidR="00651137" w:rsidRPr="00484468">
          <w:rPr>
            <w:rFonts w:ascii="Cambria" w:hAnsi="Cambria"/>
            <w:rPrChange w:id="484" w:author="Habas Jan" w:date="2021-02-07T17:31:00Z">
              <w:rPr/>
            </w:rPrChange>
          </w:rPr>
          <w:t xml:space="preserve"> </w:t>
        </w:r>
        <w:proofErr w:type="spellStart"/>
        <w:r w:rsidR="00651137" w:rsidRPr="00484468">
          <w:rPr>
            <w:rFonts w:ascii="Cambria" w:hAnsi="Cambria"/>
            <w:rPrChange w:id="485" w:author="Habas Jan" w:date="2021-02-07T17:31:00Z">
              <w:rPr/>
            </w:rPrChange>
          </w:rPr>
          <w:t>nulu</w:t>
        </w:r>
        <w:proofErr w:type="spellEnd"/>
        <w:r w:rsidR="00651137" w:rsidRPr="00484468">
          <w:rPr>
            <w:rFonts w:ascii="Cambria" w:hAnsi="Cambria"/>
            <w:rPrChange w:id="486" w:author="Habas Jan" w:date="2021-02-07T17:31:00Z">
              <w:rPr/>
            </w:rPrChange>
          </w:rPr>
          <w:t xml:space="preserve"> </w:t>
        </w:r>
        <w:proofErr w:type="spellStart"/>
        <w:r w:rsidR="00651137" w:rsidRPr="00484468">
          <w:rPr>
            <w:rFonts w:ascii="Cambria" w:hAnsi="Cambria"/>
            <w:rPrChange w:id="487" w:author="Habas Jan" w:date="2021-02-07T17:31:00Z">
              <w:rPr/>
            </w:rPrChange>
          </w:rPr>
          <w:t>nebo</w:t>
        </w:r>
        <w:proofErr w:type="spellEnd"/>
        <w:r w:rsidR="00651137" w:rsidRPr="00484468">
          <w:rPr>
            <w:rFonts w:ascii="Cambria" w:hAnsi="Cambria"/>
            <w:rPrChange w:id="488" w:author="Habas Jan" w:date="2021-02-07T17:31:00Z">
              <w:rPr/>
            </w:rPrChange>
          </w:rPr>
          <w:t xml:space="preserve"> se je </w:t>
        </w:r>
        <w:proofErr w:type="spellStart"/>
        <w:r w:rsidR="00651137" w:rsidRPr="00484468">
          <w:rPr>
            <w:rFonts w:ascii="Cambria" w:hAnsi="Cambria"/>
            <w:rPrChange w:id="489" w:author="Habas Jan" w:date="2021-02-07T17:31:00Z">
              <w:rPr/>
            </w:rPrChange>
          </w:rPr>
          <w:t>pokouší</w:t>
        </w:r>
        <w:proofErr w:type="spellEnd"/>
        <w:r w:rsidR="00651137" w:rsidRPr="00484468">
          <w:rPr>
            <w:rFonts w:ascii="Cambria" w:hAnsi="Cambria"/>
            <w:rPrChange w:id="490" w:author="Habas Jan" w:date="2021-02-07T17:31:00Z">
              <w:rPr/>
            </w:rPrChange>
          </w:rPr>
          <w:t xml:space="preserve"> </w:t>
        </w:r>
        <w:proofErr w:type="spellStart"/>
        <w:r w:rsidR="00651137" w:rsidRPr="00484468">
          <w:rPr>
            <w:rFonts w:ascii="Cambria" w:hAnsi="Cambria"/>
            <w:rPrChange w:id="491" w:author="Habas Jan" w:date="2021-02-07T17:31:00Z">
              <w:rPr/>
            </w:rPrChange>
          </w:rPr>
          <w:t>odhodit</w:t>
        </w:r>
        <w:proofErr w:type="spellEnd"/>
        <w:r w:rsidR="00651137" w:rsidRPr="00484468">
          <w:rPr>
            <w:rFonts w:ascii="Cambria" w:hAnsi="Cambria"/>
            <w:rPrChange w:id="492" w:author="Habas Jan" w:date="2021-02-07T17:31:00Z">
              <w:rPr/>
            </w:rPrChange>
          </w:rPr>
          <w:t xml:space="preserve"> z </w:t>
        </w:r>
        <w:proofErr w:type="spellStart"/>
        <w:r w:rsidR="00651137" w:rsidRPr="00484468">
          <w:rPr>
            <w:rFonts w:ascii="Cambria" w:hAnsi="Cambria"/>
            <w:rPrChange w:id="493" w:author="Habas Jan" w:date="2021-02-07T17:31:00Z">
              <w:rPr/>
            </w:rPrChange>
          </w:rPr>
          <w:t>mapy</w:t>
        </w:r>
        <w:proofErr w:type="spellEnd"/>
        <w:r w:rsidR="00651137" w:rsidRPr="00484468">
          <w:rPr>
            <w:rFonts w:ascii="Cambria" w:hAnsi="Cambria"/>
            <w:rPrChange w:id="494" w:author="Habas Jan" w:date="2021-02-07T17:31:00Z">
              <w:rPr/>
            </w:rPrChange>
          </w:rPr>
          <w:t xml:space="preserve"> za </w:t>
        </w:r>
        <w:proofErr w:type="spellStart"/>
        <w:r w:rsidR="00651137" w:rsidRPr="00484468">
          <w:rPr>
            <w:rFonts w:ascii="Cambria" w:hAnsi="Cambria"/>
            <w:rPrChange w:id="495" w:author="Habas Jan" w:date="2021-02-07T17:31:00Z">
              <w:rPr/>
            </w:rPrChange>
          </w:rPr>
          <w:t>pomocí</w:t>
        </w:r>
        <w:proofErr w:type="spellEnd"/>
        <w:r w:rsidR="00651137" w:rsidRPr="00484468">
          <w:rPr>
            <w:rFonts w:ascii="Cambria" w:hAnsi="Cambria"/>
            <w:rPrChange w:id="496" w:author="Habas Jan" w:date="2021-02-07T17:31:00Z">
              <w:rPr/>
            </w:rPrChange>
          </w:rPr>
          <w:t xml:space="preserve"> </w:t>
        </w:r>
        <w:proofErr w:type="spellStart"/>
        <w:r w:rsidR="00651137" w:rsidRPr="00484468">
          <w:rPr>
            <w:rFonts w:ascii="Cambria" w:hAnsi="Cambria"/>
            <w:rPrChange w:id="497" w:author="Habas Jan" w:date="2021-02-07T17:31:00Z">
              <w:rPr/>
            </w:rPrChange>
          </w:rPr>
          <w:t>síly</w:t>
        </w:r>
        <w:proofErr w:type="spellEnd"/>
        <w:r w:rsidR="00651137" w:rsidRPr="00484468">
          <w:rPr>
            <w:rFonts w:ascii="Cambria" w:hAnsi="Cambria"/>
            <w:rPrChange w:id="498" w:author="Habas Jan" w:date="2021-02-07T17:31:00Z">
              <w:rPr/>
            </w:rPrChange>
          </w:rPr>
          <w:t xml:space="preserve"> </w:t>
        </w:r>
        <w:proofErr w:type="spellStart"/>
        <w:r w:rsidR="00651137" w:rsidRPr="00484468">
          <w:rPr>
            <w:rFonts w:ascii="Cambria" w:hAnsi="Cambria"/>
            <w:rPrChange w:id="499" w:author="Habas Jan" w:date="2021-02-07T17:31:00Z">
              <w:rPr/>
            </w:rPrChange>
          </w:rPr>
          <w:t>exploze</w:t>
        </w:r>
        <w:proofErr w:type="spellEnd"/>
        <w:r w:rsidR="00651137" w:rsidRPr="00484468">
          <w:rPr>
            <w:rFonts w:ascii="Cambria" w:hAnsi="Cambria"/>
            <w:rPrChange w:id="500" w:author="Habas Jan" w:date="2021-02-07T17:31:00Z">
              <w:rPr/>
            </w:rPrChange>
          </w:rPr>
          <w:t>.</w:t>
        </w:r>
      </w:ins>
      <w:commentRangeStart w:id="501"/>
      <w:del w:id="502" w:author="Habas Jan" w:date="2021-01-24T19:27:00Z">
        <w:r w:rsidR="00FB4CD8" w:rsidRPr="00484468" w:rsidDel="00F051D8">
          <w:rPr>
            <w:rFonts w:ascii="Cambria" w:hAnsi="Cambria"/>
            <w:lang w:val="cs-CZ"/>
            <w:rPrChange w:id="503" w:author="Habas Jan" w:date="2021-02-07T17:31:00Z">
              <w:rPr>
                <w:rFonts w:ascii="Cambria" w:hAnsi="Cambria"/>
                <w:lang w:val="cs-CZ"/>
              </w:rPr>
            </w:rPrChange>
          </w:rPr>
          <w:delText xml:space="preserve">Artillery game znamená, že pomocí postaviček (tanky, červíci atd.) střílíte projektily a snažíte se zasáhnout nepřátelské cíle a tím jim ubrat životy nebo je pomocí síly výbuchu odhodit mimo mapu. </w:delText>
        </w:r>
        <w:commentRangeEnd w:id="501"/>
        <w:r w:rsidR="00F13F14" w:rsidRPr="00484468" w:rsidDel="00F051D8">
          <w:rPr>
            <w:rStyle w:val="Odkaznakoment"/>
            <w:rFonts w:ascii="Cambria" w:hAnsi="Cambria"/>
            <w:rPrChange w:id="504" w:author="Habas Jan" w:date="2021-02-07T17:31:00Z">
              <w:rPr>
                <w:rStyle w:val="Odkaznakoment"/>
              </w:rPr>
            </w:rPrChange>
          </w:rPr>
          <w:commentReference w:id="501"/>
        </w:r>
      </w:del>
      <w:r w:rsidR="00FB4CD8" w:rsidRPr="00484468">
        <w:rPr>
          <w:rFonts w:ascii="Cambria" w:hAnsi="Cambria"/>
          <w:lang w:val="cs-CZ"/>
        </w:rPr>
        <w:t xml:space="preserve">V tomto vám samozřejmě braní mapa, vítr a gravitace. Po výstřelu prvního hráče začne hrát hráč </w:t>
      </w:r>
      <w:proofErr w:type="gramStart"/>
      <w:r w:rsidR="00FB4CD8" w:rsidRPr="00484468">
        <w:rPr>
          <w:rFonts w:ascii="Cambria" w:hAnsi="Cambria"/>
          <w:lang w:val="cs-CZ"/>
        </w:rPr>
        <w:t>druhý</w:t>
      </w:r>
      <w:proofErr w:type="gramEnd"/>
      <w:r w:rsidR="00FB4CD8" w:rsidRPr="00484468">
        <w:rPr>
          <w:rFonts w:ascii="Cambria" w:hAnsi="Cambria"/>
          <w:lang w:val="cs-CZ"/>
        </w:rPr>
        <w:t xml:space="preserve"> a tak se střídají dokud jeden z týmů není eliminován.</w:t>
      </w:r>
    </w:p>
    <w:p w14:paraId="562F7A41" w14:textId="545F5D13" w:rsidR="00637AC7" w:rsidRPr="00484468" w:rsidRDefault="00FB4CD8">
      <w:pPr>
        <w:rPr>
          <w:rFonts w:ascii="Cambria" w:hAnsi="Cambria"/>
          <w:lang w:val="cs-CZ"/>
          <w:rPrChange w:id="505" w:author="Habas Jan" w:date="2021-02-07T17:31:00Z">
            <w:rPr>
              <w:rFonts w:ascii="Cambria" w:hAnsi="Cambria"/>
              <w:lang w:val="cs-CZ"/>
            </w:rPr>
          </w:rPrChange>
        </w:rPr>
      </w:pPr>
      <w:r w:rsidRPr="00484468">
        <w:rPr>
          <w:rFonts w:ascii="Cambria" w:hAnsi="Cambria"/>
          <w:lang w:val="cs-CZ"/>
          <w:rPrChange w:id="506" w:author="Habas Jan" w:date="2021-02-07T17:31:00Z">
            <w:rPr>
              <w:rFonts w:ascii="Cambria" w:hAnsi="Cambria"/>
              <w:lang w:val="cs-CZ"/>
            </w:rPr>
          </w:rPrChange>
        </w:rPr>
        <w:t>Hlavní myšlenk</w:t>
      </w:r>
      <w:r w:rsidR="001D70B0" w:rsidRPr="00484468">
        <w:rPr>
          <w:rFonts w:ascii="Cambria" w:hAnsi="Cambria"/>
          <w:lang w:val="cs-CZ"/>
          <w:rPrChange w:id="507" w:author="Habas Jan" w:date="2021-02-07T17:31:00Z">
            <w:rPr>
              <w:rFonts w:ascii="Cambria" w:hAnsi="Cambria"/>
              <w:lang w:val="cs-CZ"/>
            </w:rPr>
          </w:rPrChange>
        </w:rPr>
        <w:t>ou</w:t>
      </w:r>
      <w:r w:rsidRPr="00484468">
        <w:rPr>
          <w:rFonts w:ascii="Cambria" w:hAnsi="Cambria"/>
          <w:lang w:val="cs-CZ"/>
          <w:rPrChange w:id="508" w:author="Habas Jan" w:date="2021-02-07T17:31:00Z">
            <w:rPr>
              <w:rFonts w:ascii="Cambria" w:hAnsi="Cambria"/>
              <w:lang w:val="cs-CZ"/>
            </w:rPr>
          </w:rPrChange>
        </w:rPr>
        <w:t xml:space="preserve"> </w:t>
      </w:r>
      <w:r w:rsidR="001D70B0" w:rsidRPr="00484468">
        <w:rPr>
          <w:rFonts w:ascii="Cambria" w:hAnsi="Cambria"/>
          <w:lang w:val="cs-CZ"/>
          <w:rPrChange w:id="509" w:author="Habas Jan" w:date="2021-02-07T17:31:00Z">
            <w:rPr>
              <w:rFonts w:ascii="Cambria" w:hAnsi="Cambria"/>
              <w:lang w:val="cs-CZ"/>
            </w:rPr>
          </w:rPrChange>
        </w:rPr>
        <w:t>mého</w:t>
      </w:r>
      <w:r w:rsidRPr="00484468">
        <w:rPr>
          <w:rFonts w:ascii="Cambria" w:hAnsi="Cambria"/>
          <w:lang w:val="cs-CZ"/>
          <w:rPrChange w:id="510" w:author="Habas Jan" w:date="2021-02-07T17:31:00Z">
            <w:rPr>
              <w:rFonts w:ascii="Cambria" w:hAnsi="Cambria"/>
              <w:lang w:val="cs-CZ"/>
            </w:rPr>
          </w:rPrChange>
        </w:rPr>
        <w:t xml:space="preserve"> projektu byl</w:t>
      </w:r>
      <w:r w:rsidR="001D70B0" w:rsidRPr="00484468">
        <w:rPr>
          <w:rFonts w:ascii="Cambria" w:hAnsi="Cambria"/>
          <w:lang w:val="cs-CZ"/>
          <w:rPrChange w:id="511" w:author="Habas Jan" w:date="2021-02-07T17:31:00Z">
            <w:rPr>
              <w:rFonts w:ascii="Cambria" w:hAnsi="Cambria"/>
              <w:lang w:val="cs-CZ"/>
            </w:rPr>
          </w:rPrChange>
        </w:rPr>
        <w:t>o</w:t>
      </w:r>
      <w:r w:rsidRPr="00484468">
        <w:rPr>
          <w:rFonts w:ascii="Cambria" w:hAnsi="Cambria"/>
          <w:lang w:val="cs-CZ"/>
          <w:rPrChange w:id="512" w:author="Habas Jan" w:date="2021-02-07T17:31:00Z">
            <w:rPr>
              <w:rFonts w:ascii="Cambria" w:hAnsi="Cambria"/>
              <w:lang w:val="cs-CZ"/>
            </w:rPr>
          </w:rPrChange>
        </w:rPr>
        <w:t xml:space="preserve"> dostat tento styl hry do prohlížeče, kde pomocí lokálního multiplayeru, což znamená, že dva nebo více hráčů hrají na jedné klávesnici a střídají se po kolech. Mojí inspirací pro tento</w:t>
      </w:r>
      <w:ins w:id="513" w:author="KOUPIL Jan" w:date="2021-01-24T17:47:00Z">
        <w:r w:rsidRPr="00484468">
          <w:rPr>
            <w:rFonts w:ascii="Cambria" w:hAnsi="Cambria"/>
            <w:lang w:val="cs-CZ"/>
            <w:rPrChange w:id="514" w:author="Habas Jan" w:date="2021-02-07T17:31:00Z">
              <w:rPr>
                <w:rFonts w:ascii="Cambria" w:hAnsi="Cambria"/>
                <w:lang w:val="cs-CZ"/>
              </w:rPr>
            </w:rPrChange>
          </w:rPr>
          <w:t xml:space="preserve"> </w:t>
        </w:r>
        <w:r w:rsidR="00B645A5" w:rsidRPr="00484468">
          <w:rPr>
            <w:rFonts w:ascii="Cambria" w:hAnsi="Cambria"/>
            <w:lang w:val="cs-CZ"/>
            <w:rPrChange w:id="515" w:author="Habas Jan" w:date="2021-02-07T17:31:00Z">
              <w:rPr>
                <w:rFonts w:ascii="Cambria" w:hAnsi="Cambria"/>
                <w:lang w:val="cs-CZ"/>
              </w:rPr>
            </w:rPrChange>
          </w:rPr>
          <w:t>maturitní</w:t>
        </w:r>
      </w:ins>
      <w:r w:rsidRPr="00484468">
        <w:rPr>
          <w:rFonts w:ascii="Cambria" w:hAnsi="Cambria"/>
          <w:lang w:val="cs-CZ"/>
          <w:rPrChange w:id="516" w:author="Habas Jan" w:date="2021-02-07T17:31:00Z">
            <w:rPr>
              <w:rFonts w:ascii="Cambria" w:hAnsi="Cambria"/>
              <w:lang w:val="cs-CZ"/>
            </w:rPr>
          </w:rPrChange>
        </w:rPr>
        <w:t xml:space="preserve"> projekt nebyla pouze hra </w:t>
      </w:r>
      <w:proofErr w:type="spellStart"/>
      <w:r w:rsidRPr="00484468">
        <w:rPr>
          <w:rFonts w:ascii="Cambria" w:hAnsi="Cambria"/>
          <w:lang w:val="cs-CZ"/>
          <w:rPrChange w:id="517" w:author="Habas Jan" w:date="2021-02-07T17:31:00Z">
            <w:rPr>
              <w:rFonts w:ascii="Cambria" w:hAnsi="Cambria"/>
              <w:lang w:val="cs-CZ"/>
            </w:rPr>
          </w:rPrChange>
        </w:rPr>
        <w:t>Worms</w:t>
      </w:r>
      <w:proofErr w:type="spellEnd"/>
      <w:r w:rsidRPr="00484468">
        <w:rPr>
          <w:rFonts w:ascii="Cambria" w:hAnsi="Cambria"/>
          <w:lang w:val="cs-CZ"/>
          <w:rPrChange w:id="518" w:author="Habas Jan" w:date="2021-02-07T17:31:00Z">
            <w:rPr>
              <w:rFonts w:ascii="Cambria" w:hAnsi="Cambria"/>
              <w:lang w:val="cs-CZ"/>
            </w:rPr>
          </w:rPrChange>
        </w:rPr>
        <w:t xml:space="preserve">, ale i ostatní hry </w:t>
      </w:r>
      <w:del w:id="519" w:author="KOUPIL Jan" w:date="2021-01-24T17:47:00Z">
        <w:r w:rsidRPr="00484468">
          <w:rPr>
            <w:rFonts w:ascii="Cambria" w:hAnsi="Cambria"/>
            <w:lang w:val="cs-CZ"/>
            <w:rPrChange w:id="520" w:author="Habas Jan" w:date="2021-02-07T17:31:00Z">
              <w:rPr>
                <w:rFonts w:ascii="Cambria" w:hAnsi="Cambria"/>
                <w:lang w:val="cs-CZ"/>
              </w:rPr>
            </w:rPrChange>
          </w:rPr>
          <w:delText xml:space="preserve">tohoto </w:delText>
        </w:r>
      </w:del>
      <w:r w:rsidRPr="00484468">
        <w:rPr>
          <w:rFonts w:ascii="Cambria" w:hAnsi="Cambria"/>
          <w:lang w:val="cs-CZ"/>
          <w:rPrChange w:id="521" w:author="Habas Jan" w:date="2021-02-07T17:31:00Z">
            <w:rPr>
              <w:rFonts w:ascii="Cambria" w:hAnsi="Cambria"/>
              <w:lang w:val="cs-CZ"/>
            </w:rPr>
          </w:rPrChange>
        </w:rPr>
        <w:t>žánru. Hlavní změn</w:t>
      </w:r>
      <w:ins w:id="522" w:author="KOUPIL Jan" w:date="2021-01-24T17:47:00Z">
        <w:r w:rsidR="00B645A5" w:rsidRPr="00484468">
          <w:rPr>
            <w:rFonts w:ascii="Cambria" w:hAnsi="Cambria"/>
            <w:lang w:val="cs-CZ"/>
            <w:rPrChange w:id="523" w:author="Habas Jan" w:date="2021-02-07T17:31:00Z">
              <w:rPr>
                <w:rFonts w:ascii="Cambria" w:hAnsi="Cambria"/>
                <w:lang w:val="cs-CZ"/>
              </w:rPr>
            </w:rPrChange>
          </w:rPr>
          <w:t>ou</w:t>
        </w:r>
      </w:ins>
      <w:del w:id="524" w:author="KOUPIL Jan" w:date="2021-01-24T17:47:00Z">
        <w:r w:rsidRPr="00484468" w:rsidDel="00B645A5">
          <w:rPr>
            <w:rFonts w:ascii="Cambria" w:hAnsi="Cambria"/>
            <w:lang w:val="cs-CZ"/>
            <w:rPrChange w:id="525" w:author="Habas Jan" w:date="2021-02-07T17:31:00Z">
              <w:rPr>
                <w:rFonts w:ascii="Cambria" w:hAnsi="Cambria"/>
                <w:lang w:val="cs-CZ"/>
              </w:rPr>
            </w:rPrChange>
          </w:rPr>
          <w:delText>a</w:delText>
        </w:r>
      </w:del>
      <w:r w:rsidRPr="00484468">
        <w:rPr>
          <w:rFonts w:ascii="Cambria" w:hAnsi="Cambria"/>
          <w:lang w:val="cs-CZ"/>
          <w:rPrChange w:id="526" w:author="Habas Jan" w:date="2021-02-07T17:31:00Z">
            <w:rPr>
              <w:rFonts w:ascii="Cambria" w:hAnsi="Cambria"/>
              <w:lang w:val="cs-CZ"/>
            </w:rPr>
          </w:rPrChange>
        </w:rPr>
        <w:t xml:space="preserve"> oproti předloze </w:t>
      </w:r>
      <w:del w:id="527" w:author="KOUPIL Jan" w:date="2021-01-24T17:47:00Z">
        <w:r w:rsidRPr="00484468">
          <w:rPr>
            <w:rFonts w:ascii="Cambria" w:hAnsi="Cambria"/>
            <w:lang w:val="cs-CZ"/>
            <w:rPrChange w:id="528" w:author="Habas Jan" w:date="2021-02-07T17:31:00Z">
              <w:rPr>
                <w:rFonts w:ascii="Cambria" w:hAnsi="Cambria"/>
                <w:lang w:val="cs-CZ"/>
              </w:rPr>
            </w:rPrChange>
          </w:rPr>
          <w:delText xml:space="preserve">bude </w:delText>
        </w:r>
      </w:del>
      <w:ins w:id="529" w:author="KOUPIL Jan" w:date="2021-01-24T17:47:00Z">
        <w:r w:rsidR="00B645A5" w:rsidRPr="00484468">
          <w:rPr>
            <w:rFonts w:ascii="Cambria" w:hAnsi="Cambria"/>
            <w:lang w:val="cs-CZ"/>
            <w:rPrChange w:id="530" w:author="Habas Jan" w:date="2021-02-07T17:31:00Z">
              <w:rPr>
                <w:rFonts w:ascii="Cambria" w:hAnsi="Cambria"/>
                <w:lang w:val="cs-CZ"/>
              </w:rPr>
            </w:rPrChange>
          </w:rPr>
          <w:t xml:space="preserve">je </w:t>
        </w:r>
      </w:ins>
      <w:del w:id="531" w:author="KOUPIL Jan" w:date="2021-01-24T17:47:00Z">
        <w:r w:rsidRPr="00484468" w:rsidDel="00B645A5">
          <w:rPr>
            <w:rFonts w:ascii="Cambria" w:hAnsi="Cambria"/>
            <w:lang w:val="cs-CZ"/>
            <w:rPrChange w:id="532" w:author="Habas Jan" w:date="2021-02-07T17:31:00Z">
              <w:rPr>
                <w:rFonts w:ascii="Cambria" w:hAnsi="Cambria"/>
                <w:lang w:val="cs-CZ"/>
              </w:rPr>
            </w:rPrChange>
          </w:rPr>
          <w:delText xml:space="preserve">asi </w:delText>
        </w:r>
      </w:del>
      <w:ins w:id="533" w:author="KOUPIL Jan" w:date="2021-01-24T17:47:00Z">
        <w:r w:rsidR="00B645A5" w:rsidRPr="00484468">
          <w:rPr>
            <w:rFonts w:ascii="Cambria" w:hAnsi="Cambria"/>
            <w:lang w:val="cs-CZ"/>
            <w:rPrChange w:id="534" w:author="Habas Jan" w:date="2021-02-07T17:31:00Z">
              <w:rPr>
                <w:rFonts w:ascii="Cambria" w:hAnsi="Cambria"/>
                <w:lang w:val="cs-CZ"/>
              </w:rPr>
            </w:rPrChange>
          </w:rPr>
          <w:t>především</w:t>
        </w:r>
        <w:r w:rsidRPr="00484468">
          <w:rPr>
            <w:rFonts w:ascii="Cambria" w:hAnsi="Cambria"/>
            <w:lang w:val="cs-CZ"/>
            <w:rPrChange w:id="535" w:author="Habas Jan" w:date="2021-02-07T17:31:00Z">
              <w:rPr>
                <w:rFonts w:ascii="Cambria" w:hAnsi="Cambria"/>
                <w:lang w:val="cs-CZ"/>
              </w:rPr>
            </w:rPrChange>
          </w:rPr>
          <w:t xml:space="preserve"> </w:t>
        </w:r>
      </w:ins>
      <w:r w:rsidRPr="00484468">
        <w:rPr>
          <w:rFonts w:ascii="Cambria" w:hAnsi="Cambria"/>
          <w:lang w:val="cs-CZ"/>
          <w:rPrChange w:id="536" w:author="Habas Jan" w:date="2021-02-07T17:31:00Z">
            <w:rPr>
              <w:rFonts w:ascii="Cambria" w:hAnsi="Cambria"/>
              <w:lang w:val="cs-CZ"/>
            </w:rPr>
          </w:rPrChange>
        </w:rPr>
        <w:t xml:space="preserve">způsob střílení, který zde je udělaný ve stylu </w:t>
      </w:r>
      <w:ins w:id="537" w:author="KOUPIL Jan" w:date="2021-01-24T17:48:00Z">
        <w:r w:rsidR="00CD7409" w:rsidRPr="00484468">
          <w:rPr>
            <w:rFonts w:ascii="Cambria" w:hAnsi="Cambria"/>
            <w:lang w:val="cs-CZ"/>
            <w:rPrChange w:id="538" w:author="Habas Jan" w:date="2021-02-07T17:31:00Z">
              <w:rPr>
                <w:rFonts w:ascii="Cambria" w:hAnsi="Cambria"/>
                <w:lang w:val="cs-CZ"/>
              </w:rPr>
            </w:rPrChange>
          </w:rPr>
          <w:t xml:space="preserve">výstřelu z </w:t>
        </w:r>
      </w:ins>
      <w:r w:rsidRPr="00484468">
        <w:rPr>
          <w:rFonts w:ascii="Cambria" w:hAnsi="Cambria"/>
          <w:lang w:val="cs-CZ"/>
          <w:rPrChange w:id="539" w:author="Habas Jan" w:date="2021-02-07T17:31:00Z">
            <w:rPr>
              <w:rFonts w:ascii="Cambria" w:hAnsi="Cambria"/>
              <w:lang w:val="cs-CZ"/>
            </w:rPr>
          </w:rPrChange>
        </w:rPr>
        <w:t>praku.</w:t>
      </w:r>
    </w:p>
    <w:p w14:paraId="562F7A42" w14:textId="77777777" w:rsidR="00637AC7" w:rsidRPr="00484468" w:rsidRDefault="00FB4CD8">
      <w:pPr>
        <w:pStyle w:val="Nadpis1"/>
        <w:rPr>
          <w:rFonts w:ascii="Cambria" w:hAnsi="Cambria"/>
          <w:lang w:val="cs-CZ"/>
          <w:rPrChange w:id="540" w:author="Habas Jan" w:date="2021-02-07T17:31:00Z">
            <w:rPr>
              <w:rFonts w:ascii="Cambria" w:hAnsi="Cambria"/>
              <w:lang w:val="cs-CZ"/>
            </w:rPr>
          </w:rPrChange>
        </w:rPr>
      </w:pPr>
      <w:bookmarkStart w:id="541" w:name="_Toc63611570"/>
      <w:r w:rsidRPr="00484468">
        <w:rPr>
          <w:rFonts w:ascii="Cambria" w:hAnsi="Cambria"/>
          <w:lang w:val="cs-CZ"/>
          <w:rPrChange w:id="542" w:author="Habas Jan" w:date="2021-02-07T17:31:00Z">
            <w:rPr>
              <w:rFonts w:ascii="Cambria" w:hAnsi="Cambria"/>
              <w:lang w:val="cs-CZ"/>
            </w:rPr>
          </w:rPrChange>
        </w:rPr>
        <w:t>2. Motivace</w:t>
      </w:r>
      <w:bookmarkEnd w:id="541"/>
    </w:p>
    <w:p w14:paraId="562F7A43" w14:textId="2439695A" w:rsidR="00637AC7" w:rsidRPr="00484468" w:rsidRDefault="00FB4CD8">
      <w:pPr>
        <w:rPr>
          <w:rFonts w:ascii="Cambria" w:hAnsi="Cambria"/>
          <w:lang w:val="cs-CZ"/>
        </w:rPr>
      </w:pPr>
      <w:r w:rsidRPr="00484468">
        <w:rPr>
          <w:rFonts w:ascii="Cambria" w:hAnsi="Cambria"/>
          <w:lang w:val="cs-CZ"/>
          <w:rPrChange w:id="543" w:author="Habas Jan" w:date="2021-02-07T17:31:00Z">
            <w:rPr>
              <w:rFonts w:ascii="Cambria" w:hAnsi="Cambria"/>
              <w:lang w:val="cs-CZ"/>
            </w:rPr>
          </w:rPrChange>
        </w:rPr>
        <w:t xml:space="preserve">Moje motivace pro tento projekt byla taková, že jsem si vždy chtěl zkusit, jaké je to být herní vývojář, a i přes to, že se nejedná o hru, která by byla nějak velká, či měla propracovanost velkých her, </w:t>
      </w:r>
      <w:commentRangeStart w:id="544"/>
      <w:del w:id="545" w:author="Habas Jan" w:date="2021-01-24T19:19:00Z">
        <w:r w:rsidRPr="00484468" w:rsidDel="00953F8C">
          <w:rPr>
            <w:rFonts w:ascii="Cambria" w:hAnsi="Cambria"/>
            <w:lang w:val="cs-CZ"/>
            <w:rPrChange w:id="546" w:author="Habas Jan" w:date="2021-02-07T17:31:00Z">
              <w:rPr>
                <w:rFonts w:ascii="Cambria" w:hAnsi="Cambria"/>
                <w:lang w:val="cs-CZ"/>
              </w:rPr>
            </w:rPrChange>
          </w:rPr>
          <w:delText xml:space="preserve">což </w:delText>
        </w:r>
      </w:del>
      <w:ins w:id="547" w:author="Habas Jan" w:date="2021-01-24T19:19:00Z">
        <w:r w:rsidR="00953F8C" w:rsidRPr="00484468">
          <w:rPr>
            <w:rFonts w:ascii="Cambria" w:hAnsi="Cambria"/>
            <w:lang w:val="cs-CZ"/>
            <w:rPrChange w:id="548" w:author="Habas Jan" w:date="2021-02-07T17:31:00Z">
              <w:rPr>
                <w:rFonts w:ascii="Cambria" w:hAnsi="Cambria"/>
                <w:lang w:val="cs-CZ"/>
              </w:rPr>
            </w:rPrChange>
          </w:rPr>
          <w:t>k</w:t>
        </w:r>
        <w:r w:rsidR="00F165DE" w:rsidRPr="00484468">
          <w:rPr>
            <w:rFonts w:ascii="Cambria" w:hAnsi="Cambria"/>
            <w:lang w:val="cs-CZ"/>
            <w:rPrChange w:id="549" w:author="Habas Jan" w:date="2021-02-07T17:31:00Z">
              <w:rPr>
                <w:rFonts w:ascii="Cambria" w:hAnsi="Cambria"/>
                <w:lang w:val="cs-CZ"/>
              </w:rPr>
            </w:rPrChange>
          </w:rPr>
          <w:t>teré</w:t>
        </w:r>
        <w:r w:rsidR="00953F8C" w:rsidRPr="00484468">
          <w:rPr>
            <w:rFonts w:ascii="Cambria" w:hAnsi="Cambria"/>
            <w:lang w:val="cs-CZ"/>
            <w:rPrChange w:id="550" w:author="Habas Jan" w:date="2021-02-07T17:31:00Z">
              <w:rPr>
                <w:rFonts w:ascii="Cambria" w:hAnsi="Cambria"/>
                <w:lang w:val="cs-CZ"/>
              </w:rPr>
            </w:rPrChange>
          </w:rPr>
          <w:t xml:space="preserve"> </w:t>
        </w:r>
      </w:ins>
      <w:r w:rsidRPr="00484468">
        <w:rPr>
          <w:rFonts w:ascii="Cambria" w:hAnsi="Cambria"/>
          <w:lang w:val="cs-CZ"/>
          <w:rPrChange w:id="551" w:author="Habas Jan" w:date="2021-02-07T17:31:00Z">
            <w:rPr>
              <w:rFonts w:ascii="Cambria" w:hAnsi="Cambria"/>
              <w:lang w:val="cs-CZ"/>
            </w:rPr>
          </w:rPrChange>
        </w:rPr>
        <w:t>je možné sehnat na různých platformách</w:t>
      </w:r>
      <w:commentRangeEnd w:id="544"/>
      <w:r w:rsidR="00CD7409" w:rsidRPr="00484468">
        <w:rPr>
          <w:rStyle w:val="Odkaznakoment"/>
          <w:rFonts w:ascii="Cambria" w:hAnsi="Cambria"/>
          <w:rPrChange w:id="552" w:author="Habas Jan" w:date="2021-02-07T17:31:00Z">
            <w:rPr>
              <w:rStyle w:val="Odkaznakoment"/>
            </w:rPr>
          </w:rPrChange>
        </w:rPr>
        <w:commentReference w:id="544"/>
      </w:r>
      <w:r w:rsidRPr="00484468">
        <w:rPr>
          <w:rFonts w:ascii="Cambria" w:hAnsi="Cambria"/>
          <w:lang w:val="cs-CZ"/>
        </w:rPr>
        <w:t xml:space="preserve">. </w:t>
      </w:r>
      <w:commentRangeStart w:id="553"/>
      <w:del w:id="554" w:author="Habas Jan" w:date="2021-01-24T19:30:00Z">
        <w:r w:rsidRPr="00484468" w:rsidDel="00B77DFC">
          <w:rPr>
            <w:rFonts w:ascii="Cambria" w:hAnsi="Cambria"/>
            <w:lang w:val="cs-CZ"/>
            <w:rPrChange w:id="555" w:author="Habas Jan" w:date="2021-02-07T17:31:00Z">
              <w:rPr>
                <w:rFonts w:ascii="Cambria" w:hAnsi="Cambria"/>
                <w:lang w:val="cs-CZ"/>
              </w:rPr>
            </w:rPrChange>
          </w:rPr>
          <w:delText>Taky to byla dobrá příležitost k</w:delText>
        </w:r>
      </w:del>
      <w:del w:id="556" w:author="Habas Jan" w:date="2021-01-24T19:29:00Z">
        <w:r w:rsidRPr="00484468" w:rsidDel="00F97395">
          <w:rPr>
            <w:rFonts w:ascii="Cambria" w:hAnsi="Cambria"/>
            <w:lang w:val="cs-CZ"/>
            <w:rPrChange w:id="557" w:author="Habas Jan" w:date="2021-02-07T17:31:00Z">
              <w:rPr>
                <w:rFonts w:ascii="Cambria" w:hAnsi="Cambria"/>
                <w:lang w:val="cs-CZ"/>
              </w:rPr>
            </w:rPrChange>
          </w:rPr>
          <w:delText> tomu si tuto činnost zkusit</w:delText>
        </w:r>
      </w:del>
      <w:del w:id="558" w:author="Habas Jan" w:date="2021-01-24T19:30:00Z">
        <w:r w:rsidRPr="00484468" w:rsidDel="00B77DFC">
          <w:rPr>
            <w:rFonts w:ascii="Cambria" w:hAnsi="Cambria"/>
            <w:lang w:val="cs-CZ"/>
            <w:rPrChange w:id="559" w:author="Habas Jan" w:date="2021-02-07T17:31:00Z">
              <w:rPr>
                <w:rFonts w:ascii="Cambria" w:hAnsi="Cambria"/>
                <w:lang w:val="cs-CZ"/>
              </w:rPr>
            </w:rPrChange>
          </w:rPr>
          <w:delText xml:space="preserve">. </w:delText>
        </w:r>
        <w:commentRangeEnd w:id="553"/>
        <w:r w:rsidR="00CD7409" w:rsidRPr="00484468" w:rsidDel="00B77DFC">
          <w:rPr>
            <w:rStyle w:val="Odkaznakoment"/>
            <w:rFonts w:ascii="Cambria" w:hAnsi="Cambria"/>
            <w:rPrChange w:id="560" w:author="Habas Jan" w:date="2021-02-07T17:31:00Z">
              <w:rPr>
                <w:rStyle w:val="Odkaznakoment"/>
              </w:rPr>
            </w:rPrChange>
          </w:rPr>
          <w:commentReference w:id="553"/>
        </w:r>
      </w:del>
    </w:p>
    <w:p w14:paraId="562F7A44" w14:textId="77777777" w:rsidR="00637AC7" w:rsidRPr="00484468" w:rsidRDefault="00FB4CD8">
      <w:pPr>
        <w:pStyle w:val="Nadpis1"/>
        <w:rPr>
          <w:rFonts w:ascii="Cambria" w:hAnsi="Cambria"/>
          <w:lang w:val="cs-CZ"/>
          <w:rPrChange w:id="561" w:author="Habas Jan" w:date="2021-02-07T17:31:00Z">
            <w:rPr>
              <w:rFonts w:ascii="Cambria" w:hAnsi="Cambria"/>
              <w:lang w:val="cs-CZ"/>
            </w:rPr>
          </w:rPrChange>
        </w:rPr>
      </w:pPr>
      <w:bookmarkStart w:id="562" w:name="_Toc63611571"/>
      <w:r w:rsidRPr="00484468">
        <w:rPr>
          <w:rFonts w:ascii="Cambria" w:hAnsi="Cambria"/>
          <w:lang w:val="cs-CZ"/>
          <w:rPrChange w:id="563" w:author="Habas Jan" w:date="2021-02-07T17:31:00Z">
            <w:rPr>
              <w:rFonts w:ascii="Cambria" w:hAnsi="Cambria"/>
              <w:lang w:val="cs-CZ"/>
            </w:rPr>
          </w:rPrChange>
        </w:rPr>
        <w:t>3. Výběr technologie</w:t>
      </w:r>
      <w:bookmarkEnd w:id="562"/>
    </w:p>
    <w:p w14:paraId="562F7A45" w14:textId="1618F81F" w:rsidR="00637AC7" w:rsidRPr="00484468" w:rsidRDefault="00FB4CD8">
      <w:pPr>
        <w:rPr>
          <w:rFonts w:ascii="Cambria" w:hAnsi="Cambria"/>
          <w:lang w:val="cs-CZ"/>
          <w:rPrChange w:id="564" w:author="Habas Jan" w:date="2021-02-07T17:31:00Z">
            <w:rPr>
              <w:rFonts w:ascii="Cambria" w:hAnsi="Cambria"/>
              <w:lang w:val="cs-CZ"/>
            </w:rPr>
          </w:rPrChange>
        </w:rPr>
      </w:pPr>
      <w:commentRangeStart w:id="565"/>
      <w:del w:id="566" w:author="Habas Jan" w:date="2021-01-24T19:30:00Z">
        <w:r w:rsidRPr="00484468" w:rsidDel="00E456EC">
          <w:rPr>
            <w:rFonts w:ascii="Cambria" w:hAnsi="Cambria"/>
            <w:lang w:val="cs-CZ"/>
            <w:rPrChange w:id="567" w:author="Habas Jan" w:date="2021-02-07T17:31:00Z">
              <w:rPr>
                <w:rFonts w:ascii="Cambria" w:hAnsi="Cambria"/>
                <w:lang w:val="cs-CZ"/>
              </w:rPr>
            </w:rPrChange>
          </w:rPr>
          <w:delText>Mým výběrem technologie pro zajištění</w:delText>
        </w:r>
      </w:del>
      <w:ins w:id="568" w:author="Habas Jan" w:date="2021-01-24T19:30:00Z">
        <w:r w:rsidR="00E456EC" w:rsidRPr="00484468">
          <w:rPr>
            <w:rFonts w:ascii="Cambria" w:hAnsi="Cambria"/>
            <w:lang w:val="cs-CZ"/>
            <w:rPrChange w:id="569" w:author="Habas Jan" w:date="2021-02-07T17:31:00Z">
              <w:rPr>
                <w:rFonts w:ascii="Cambria" w:hAnsi="Cambria"/>
                <w:lang w:val="cs-CZ"/>
              </w:rPr>
            </w:rPrChange>
          </w:rPr>
          <w:t xml:space="preserve">Pro simulaci fyziky jsem se rozhodl </w:t>
        </w:r>
        <w:r w:rsidR="00C1183F" w:rsidRPr="00484468">
          <w:rPr>
            <w:rFonts w:ascii="Cambria" w:hAnsi="Cambria"/>
            <w:lang w:val="cs-CZ"/>
            <w:rPrChange w:id="570" w:author="Habas Jan" w:date="2021-02-07T17:31:00Z">
              <w:rPr>
                <w:rFonts w:ascii="Cambria" w:hAnsi="Cambria"/>
                <w:lang w:val="cs-CZ"/>
              </w:rPr>
            </w:rPrChange>
          </w:rPr>
          <w:t>použít knihovnu</w:t>
        </w:r>
      </w:ins>
      <w:r w:rsidRPr="00484468">
        <w:rPr>
          <w:rFonts w:ascii="Cambria" w:hAnsi="Cambria"/>
          <w:lang w:val="cs-CZ"/>
          <w:rPrChange w:id="571" w:author="Habas Jan" w:date="2021-02-07T17:31:00Z">
            <w:rPr>
              <w:rFonts w:ascii="Cambria" w:hAnsi="Cambria"/>
              <w:lang w:val="cs-CZ"/>
            </w:rPr>
          </w:rPrChange>
        </w:rPr>
        <w:t xml:space="preserve"> </w:t>
      </w:r>
      <w:commentRangeEnd w:id="565"/>
      <w:r w:rsidR="00CF3B6D" w:rsidRPr="00484468">
        <w:rPr>
          <w:rStyle w:val="Odkaznakoment"/>
          <w:rFonts w:ascii="Cambria" w:hAnsi="Cambria"/>
          <w:rPrChange w:id="572" w:author="Habas Jan" w:date="2021-02-07T17:31:00Z">
            <w:rPr>
              <w:rStyle w:val="Odkaznakoment"/>
            </w:rPr>
          </w:rPrChange>
        </w:rPr>
        <w:commentReference w:id="565"/>
      </w:r>
      <w:del w:id="573" w:author="Habas Jan" w:date="2021-01-24T19:30:00Z">
        <w:r w:rsidRPr="00484468" w:rsidDel="00C1183F">
          <w:rPr>
            <w:rFonts w:ascii="Cambria" w:hAnsi="Cambria"/>
            <w:lang w:val="cs-CZ"/>
            <w:rPrChange w:id="574" w:author="Habas Jan" w:date="2021-02-07T17:31:00Z">
              <w:rPr>
                <w:rFonts w:ascii="Cambria" w:hAnsi="Cambria"/>
                <w:lang w:val="cs-CZ"/>
              </w:rPr>
            </w:rPrChange>
          </w:rPr>
          <w:delText>fyziky byla knihovna</w:delText>
        </w:r>
      </w:del>
      <w:r w:rsidRPr="00484468">
        <w:rPr>
          <w:rFonts w:ascii="Cambria" w:hAnsi="Cambria"/>
          <w:lang w:val="cs-CZ"/>
          <w:rPrChange w:id="575" w:author="Habas Jan" w:date="2021-02-07T17:31:00Z">
            <w:rPr>
              <w:rFonts w:ascii="Cambria" w:hAnsi="Cambria"/>
              <w:lang w:val="cs-CZ"/>
            </w:rPr>
          </w:rPrChange>
        </w:rPr>
        <w:t xml:space="preserve"> </w:t>
      </w:r>
      <w:commentRangeStart w:id="576"/>
      <w:r w:rsidRPr="00484468">
        <w:rPr>
          <w:rFonts w:ascii="Cambria" w:hAnsi="Cambria"/>
          <w:lang w:val="cs-CZ"/>
          <w:rPrChange w:id="577" w:author="Habas Jan" w:date="2021-02-07T17:31:00Z">
            <w:rPr>
              <w:rFonts w:ascii="Cambria" w:hAnsi="Cambria"/>
              <w:lang w:val="cs-CZ"/>
            </w:rPr>
          </w:rPrChange>
        </w:rPr>
        <w:t>Matter.js</w:t>
      </w:r>
      <w:ins w:id="578" w:author="Habas Jan" w:date="2021-01-31T14:48:00Z">
        <w:r w:rsidR="00A9736E" w:rsidRPr="00484468">
          <w:rPr>
            <w:rFonts w:ascii="Cambria" w:hAnsi="Cambria"/>
            <w:lang w:val="cs-CZ"/>
          </w:rPr>
          <w:fldChar w:fldCharType="begin"/>
        </w:r>
        <w:r w:rsidR="00A9736E" w:rsidRPr="00484468">
          <w:rPr>
            <w:rFonts w:ascii="Cambria" w:hAnsi="Cambria"/>
            <w:lang w:val="cs-CZ"/>
            <w:rPrChange w:id="579" w:author="Habas Jan" w:date="2021-02-07T17:31:00Z">
              <w:rPr>
                <w:rFonts w:ascii="Cambria" w:hAnsi="Cambria"/>
                <w:lang w:val="cs-CZ"/>
              </w:rPr>
            </w:rPrChange>
          </w:rPr>
          <w:instrText xml:space="preserve"> CITATION mat21 \l 1029 </w:instrText>
        </w:r>
      </w:ins>
      <w:r w:rsidR="00A9736E" w:rsidRPr="00484468">
        <w:rPr>
          <w:rFonts w:ascii="Cambria" w:hAnsi="Cambria"/>
          <w:lang w:val="cs-CZ"/>
          <w:rPrChange w:id="580" w:author="Habas Jan" w:date="2021-02-07T17:31:00Z">
            <w:rPr>
              <w:rFonts w:ascii="Cambria" w:hAnsi="Cambria"/>
              <w:lang w:val="cs-CZ"/>
            </w:rPr>
          </w:rPrChange>
        </w:rPr>
        <w:fldChar w:fldCharType="separate"/>
      </w:r>
      <w:r w:rsidR="00B955E9">
        <w:rPr>
          <w:rFonts w:ascii="Cambria" w:hAnsi="Cambria"/>
          <w:noProof/>
          <w:lang w:val="cs-CZ"/>
        </w:rPr>
        <w:t xml:space="preserve"> </w:t>
      </w:r>
      <w:r w:rsidR="00B955E9" w:rsidRPr="00B955E9">
        <w:rPr>
          <w:rFonts w:ascii="Cambria" w:hAnsi="Cambria"/>
          <w:noProof/>
          <w:lang w:val="cs-CZ"/>
        </w:rPr>
        <w:t>[2]</w:t>
      </w:r>
      <w:ins w:id="581" w:author="Habas Jan" w:date="2021-01-31T14:48:00Z">
        <w:r w:rsidR="00A9736E" w:rsidRPr="00484468">
          <w:rPr>
            <w:rFonts w:ascii="Cambria" w:hAnsi="Cambria"/>
            <w:lang w:val="cs-CZ"/>
            <w:rPrChange w:id="582" w:author="Habas Jan" w:date="2021-02-07T17:31:00Z">
              <w:rPr>
                <w:rFonts w:ascii="Cambria" w:hAnsi="Cambria"/>
                <w:lang w:val="cs-CZ"/>
              </w:rPr>
            </w:rPrChange>
          </w:rPr>
          <w:fldChar w:fldCharType="end"/>
        </w:r>
      </w:ins>
      <w:customXmlInsRangeStart w:id="583" w:author="KOUPIL Jan" w:date="2021-01-26T13:26:00Z"/>
      <w:customXmlDelRangeStart w:id="584" w:author="Habas Jan" w:date="2021-01-31T14:48:00Z"/>
      <w:sdt>
        <w:sdtPr>
          <w:rPr>
            <w:rFonts w:ascii="Cambria" w:hAnsi="Cambria"/>
            <w:lang w:val="cs-CZ"/>
            <w:rPrChange w:id="585" w:author="Habas Jan" w:date="2021-02-07T17:31:00Z">
              <w:rPr>
                <w:rFonts w:ascii="Cambria" w:hAnsi="Cambria"/>
                <w:lang w:val="cs-CZ"/>
              </w:rPr>
            </w:rPrChange>
          </w:rPr>
          <w:id w:val="1546024275"/>
          <w:citation/>
        </w:sdtPr>
        <w:sdtEndPr>
          <w:rPr>
            <w:rPrChange w:id="586" w:author="Habas Jan" w:date="2021-02-07T17:31:00Z">
              <w:rPr/>
            </w:rPrChange>
          </w:rPr>
        </w:sdtEndPr>
        <w:sdtContent>
          <w:customXmlInsRangeEnd w:id="583"/>
          <w:customXmlDelRangeEnd w:id="584"/>
          <w:ins w:id="587" w:author="KOUPIL Jan" w:date="2021-01-26T13:26:00Z">
            <w:del w:id="588" w:author="Habas Jan" w:date="2021-01-31T14:48:00Z">
              <w:r w:rsidR="00AC5BE4" w:rsidRPr="00484468" w:rsidDel="00A9736E">
                <w:rPr>
                  <w:rFonts w:ascii="Cambria" w:hAnsi="Cambria"/>
                  <w:lang w:val="cs-CZ"/>
                  <w:rPrChange w:id="589" w:author="Habas Jan" w:date="2021-02-07T17:31:00Z">
                    <w:rPr>
                      <w:rFonts w:ascii="Cambria" w:hAnsi="Cambria"/>
                      <w:lang w:val="cs-CZ"/>
                    </w:rPr>
                  </w:rPrChange>
                </w:rPr>
                <w:fldChar w:fldCharType="begin"/>
              </w:r>
              <w:r w:rsidR="00AC5BE4" w:rsidRPr="00484468" w:rsidDel="00A9736E">
                <w:rPr>
                  <w:rFonts w:ascii="Cambria" w:hAnsi="Cambria"/>
                  <w:lang w:val="cs-CZ"/>
                  <w:rPrChange w:id="590" w:author="Habas Jan" w:date="2021-02-07T17:31:00Z">
                    <w:rPr>
                      <w:rFonts w:ascii="Cambria" w:hAnsi="Cambria"/>
                      <w:lang w:val="cs-CZ"/>
                    </w:rPr>
                  </w:rPrChange>
                </w:rPr>
                <w:delInstrText xml:space="preserve"> CITATION mat21 \l 1029 </w:delInstrText>
              </w:r>
            </w:del>
          </w:ins>
          <w:del w:id="591" w:author="Habas Jan" w:date="2021-01-31T14:48:00Z">
            <w:r w:rsidR="00AC5BE4" w:rsidRPr="00484468" w:rsidDel="00A9736E">
              <w:rPr>
                <w:rFonts w:ascii="Cambria" w:hAnsi="Cambria"/>
                <w:lang w:val="cs-CZ"/>
                <w:rPrChange w:id="592" w:author="Habas Jan" w:date="2021-02-07T17:31:00Z">
                  <w:rPr>
                    <w:rFonts w:ascii="Cambria" w:hAnsi="Cambria"/>
                    <w:lang w:val="cs-CZ"/>
                  </w:rPr>
                </w:rPrChange>
              </w:rPr>
              <w:fldChar w:fldCharType="separate"/>
            </w:r>
            <w:r w:rsidR="00A2737B" w:rsidRPr="00484468" w:rsidDel="00A9736E">
              <w:rPr>
                <w:rFonts w:ascii="Cambria" w:hAnsi="Cambria"/>
                <w:noProof/>
                <w:lang w:val="cs-CZ"/>
                <w:rPrChange w:id="593" w:author="Habas Jan" w:date="2021-02-07T17:31:00Z">
                  <w:rPr>
                    <w:rFonts w:ascii="Cambria" w:hAnsi="Cambria"/>
                    <w:noProof/>
                    <w:lang w:val="cs-CZ"/>
                  </w:rPr>
                </w:rPrChange>
              </w:rPr>
              <w:delText xml:space="preserve"> [1]</w:delText>
            </w:r>
          </w:del>
          <w:ins w:id="594" w:author="KOUPIL Jan" w:date="2021-01-26T13:26:00Z">
            <w:del w:id="595" w:author="Habas Jan" w:date="2021-01-31T14:48:00Z">
              <w:r w:rsidR="00AC5BE4" w:rsidRPr="00484468" w:rsidDel="00A9736E">
                <w:rPr>
                  <w:rFonts w:ascii="Cambria" w:hAnsi="Cambria"/>
                  <w:lang w:val="cs-CZ"/>
                  <w:rPrChange w:id="596" w:author="Habas Jan" w:date="2021-02-07T17:31:00Z">
                    <w:rPr>
                      <w:rFonts w:ascii="Cambria" w:hAnsi="Cambria"/>
                      <w:lang w:val="cs-CZ"/>
                    </w:rPr>
                  </w:rPrChange>
                </w:rPr>
                <w:fldChar w:fldCharType="end"/>
              </w:r>
            </w:del>
          </w:ins>
          <w:customXmlInsRangeStart w:id="597" w:author="KOUPIL Jan" w:date="2021-01-26T13:26:00Z"/>
          <w:customXmlDelRangeStart w:id="598" w:author="Habas Jan" w:date="2021-01-31T14:48:00Z"/>
        </w:sdtContent>
      </w:sdt>
      <w:customXmlInsRangeEnd w:id="597"/>
      <w:customXmlDelRangeEnd w:id="598"/>
      <w:r w:rsidRPr="00484468">
        <w:rPr>
          <w:rFonts w:ascii="Cambria" w:hAnsi="Cambria"/>
          <w:lang w:val="cs-CZ"/>
        </w:rPr>
        <w:t xml:space="preserve">. </w:t>
      </w:r>
      <w:commentRangeEnd w:id="576"/>
      <w:r w:rsidR="00CF3B6D" w:rsidRPr="00484468">
        <w:rPr>
          <w:rStyle w:val="Odkaznakoment"/>
          <w:rFonts w:ascii="Cambria" w:hAnsi="Cambria"/>
          <w:rPrChange w:id="599" w:author="Habas Jan" w:date="2021-02-07T17:31:00Z">
            <w:rPr>
              <w:rStyle w:val="Odkaznakoment"/>
            </w:rPr>
          </w:rPrChange>
        </w:rPr>
        <w:commentReference w:id="576"/>
      </w:r>
      <w:r w:rsidRPr="00484468">
        <w:rPr>
          <w:rFonts w:ascii="Cambria" w:hAnsi="Cambria"/>
          <w:lang w:val="cs-CZ"/>
        </w:rPr>
        <w:t xml:space="preserve">Vybral jsem ji </w:t>
      </w:r>
      <w:del w:id="600" w:author="KOUPIL Jan" w:date="2021-01-24T17:49:00Z">
        <w:r w:rsidRPr="00484468">
          <w:rPr>
            <w:rFonts w:ascii="Cambria" w:hAnsi="Cambria"/>
            <w:lang w:val="cs-CZ"/>
            <w:rPrChange w:id="601" w:author="Habas Jan" w:date="2021-02-07T17:31:00Z">
              <w:rPr>
                <w:rFonts w:ascii="Cambria" w:hAnsi="Cambria"/>
                <w:lang w:val="cs-CZ"/>
              </w:rPr>
            </w:rPrChange>
          </w:rPr>
          <w:delText>kvůli tomu</w:delText>
        </w:r>
      </w:del>
      <w:ins w:id="602" w:author="KOUPIL Jan" w:date="2021-01-24T17:49:00Z">
        <w:r w:rsidR="009B6E8D" w:rsidRPr="00484468">
          <w:rPr>
            <w:rFonts w:ascii="Cambria" w:hAnsi="Cambria"/>
            <w:lang w:val="cs-CZ"/>
            <w:rPrChange w:id="603" w:author="Habas Jan" w:date="2021-02-07T17:31:00Z">
              <w:rPr>
                <w:rFonts w:ascii="Cambria" w:hAnsi="Cambria"/>
                <w:lang w:val="cs-CZ"/>
              </w:rPr>
            </w:rPrChange>
          </w:rPr>
          <w:t>proto</w:t>
        </w:r>
      </w:ins>
      <w:r w:rsidRPr="00484468">
        <w:rPr>
          <w:rFonts w:ascii="Cambria" w:hAnsi="Cambria"/>
          <w:lang w:val="cs-CZ"/>
          <w:rPrChange w:id="604" w:author="Habas Jan" w:date="2021-02-07T17:31:00Z">
            <w:rPr>
              <w:rFonts w:ascii="Cambria" w:hAnsi="Cambria"/>
              <w:lang w:val="cs-CZ"/>
            </w:rPr>
          </w:rPrChange>
        </w:rPr>
        <w:t xml:space="preserve">, že mi pro </w:t>
      </w:r>
      <w:del w:id="605" w:author="KOUPIL Jan" w:date="2021-01-24T17:50:00Z">
        <w:r w:rsidRPr="00484468">
          <w:rPr>
            <w:rFonts w:ascii="Cambria" w:hAnsi="Cambria"/>
            <w:lang w:val="cs-CZ"/>
            <w:rPrChange w:id="606" w:author="Habas Jan" w:date="2021-02-07T17:31:00Z">
              <w:rPr>
                <w:rFonts w:ascii="Cambria" w:hAnsi="Cambria"/>
                <w:lang w:val="cs-CZ"/>
              </w:rPr>
            </w:rPrChange>
          </w:rPr>
          <w:delText xml:space="preserve">tuto </w:delText>
        </w:r>
      </w:del>
      <w:ins w:id="607" w:author="KOUPIL Jan" w:date="2021-01-24T17:50:00Z">
        <w:r w:rsidR="009B6E8D" w:rsidRPr="00484468">
          <w:rPr>
            <w:rFonts w:ascii="Cambria" w:hAnsi="Cambria"/>
            <w:lang w:val="cs-CZ"/>
            <w:rPrChange w:id="608" w:author="Habas Jan" w:date="2021-02-07T17:31:00Z">
              <w:rPr>
                <w:rFonts w:ascii="Cambria" w:hAnsi="Cambria"/>
                <w:lang w:val="cs-CZ"/>
              </w:rPr>
            </w:rPrChange>
          </w:rPr>
          <w:t xml:space="preserve">mou </w:t>
        </w:r>
      </w:ins>
      <w:r w:rsidRPr="00484468">
        <w:rPr>
          <w:rFonts w:ascii="Cambria" w:hAnsi="Cambria"/>
          <w:lang w:val="cs-CZ"/>
          <w:rPrChange w:id="609" w:author="Habas Jan" w:date="2021-02-07T17:31:00Z">
            <w:rPr>
              <w:rFonts w:ascii="Cambria" w:hAnsi="Cambria"/>
              <w:lang w:val="cs-CZ"/>
            </w:rPr>
          </w:rPrChange>
        </w:rPr>
        <w:t xml:space="preserve">práci přišla vhodná a oproti ostatním jako je </w:t>
      </w:r>
      <w:proofErr w:type="spellStart"/>
      <w:r w:rsidRPr="00484468">
        <w:rPr>
          <w:rFonts w:ascii="Cambria" w:hAnsi="Cambria"/>
          <w:lang w:val="cs-CZ"/>
          <w:rPrChange w:id="610" w:author="Habas Jan" w:date="2021-02-07T17:31:00Z">
            <w:rPr>
              <w:rFonts w:ascii="Cambria" w:hAnsi="Cambria"/>
              <w:lang w:val="cs-CZ"/>
            </w:rPr>
          </w:rPrChange>
        </w:rPr>
        <w:t>Phaser</w:t>
      </w:r>
      <w:proofErr w:type="spellEnd"/>
      <w:ins w:id="611" w:author="KOUPIL Jan" w:date="2021-01-24T17:49:00Z">
        <w:r w:rsidR="009B6E8D" w:rsidRPr="00484468">
          <w:rPr>
            <w:rFonts w:ascii="Cambria" w:hAnsi="Cambria"/>
            <w:lang w:val="cs-CZ"/>
            <w:rPrChange w:id="612" w:author="Habas Jan" w:date="2021-02-07T17:31:00Z">
              <w:rPr>
                <w:rFonts w:ascii="Cambria" w:hAnsi="Cambria"/>
                <w:lang w:val="cs-CZ"/>
              </w:rPr>
            </w:rPrChange>
          </w:rPr>
          <w:t xml:space="preserve"> nebo</w:t>
        </w:r>
      </w:ins>
      <w:ins w:id="613" w:author="Habas Jan" w:date="2021-01-31T14:21:00Z">
        <w:r w:rsidR="00DB7B8C" w:rsidRPr="00484468">
          <w:rPr>
            <w:rFonts w:ascii="Cambria" w:hAnsi="Cambria"/>
            <w:lang w:val="cs-CZ"/>
            <w:rPrChange w:id="614" w:author="Habas Jan" w:date="2021-02-07T17:31:00Z">
              <w:rPr>
                <w:rFonts w:ascii="Cambria" w:hAnsi="Cambria"/>
                <w:lang w:val="cs-CZ"/>
              </w:rPr>
            </w:rPrChange>
          </w:rPr>
          <w:t xml:space="preserve"> </w:t>
        </w:r>
      </w:ins>
      <w:del w:id="615" w:author="KOUPIL Jan" w:date="2021-01-24T17:49:00Z">
        <w:r w:rsidRPr="00484468">
          <w:rPr>
            <w:rFonts w:ascii="Cambria" w:hAnsi="Cambria"/>
            <w:lang w:val="cs-CZ"/>
            <w:rPrChange w:id="616" w:author="Habas Jan" w:date="2021-02-07T17:31:00Z">
              <w:rPr>
                <w:rFonts w:ascii="Cambria" w:hAnsi="Cambria"/>
                <w:lang w:val="cs-CZ"/>
              </w:rPr>
            </w:rPrChange>
          </w:rPr>
          <w:delText xml:space="preserve">, </w:delText>
        </w:r>
      </w:del>
      <w:r w:rsidRPr="00484468">
        <w:rPr>
          <w:rFonts w:ascii="Cambria" w:hAnsi="Cambria"/>
          <w:lang w:val="cs-CZ"/>
          <w:rPrChange w:id="617" w:author="Habas Jan" w:date="2021-02-07T17:31:00Z">
            <w:rPr>
              <w:rFonts w:ascii="Cambria" w:hAnsi="Cambria"/>
              <w:lang w:val="cs-CZ"/>
            </w:rPr>
          </w:rPrChange>
        </w:rPr>
        <w:t xml:space="preserve">Box2d byla </w:t>
      </w:r>
      <w:del w:id="618" w:author="KOUPIL Jan" w:date="2021-01-24T17:50:00Z">
        <w:r w:rsidRPr="00484468">
          <w:rPr>
            <w:rFonts w:ascii="Cambria" w:hAnsi="Cambria"/>
            <w:lang w:val="cs-CZ"/>
            <w:rPrChange w:id="619" w:author="Habas Jan" w:date="2021-02-07T17:31:00Z">
              <w:rPr>
                <w:rFonts w:ascii="Cambria" w:hAnsi="Cambria"/>
                <w:lang w:val="cs-CZ"/>
              </w:rPr>
            </w:rPrChange>
          </w:rPr>
          <w:delText xml:space="preserve">totiž </w:delText>
        </w:r>
      </w:del>
      <w:commentRangeStart w:id="620"/>
      <w:r w:rsidRPr="00484468">
        <w:rPr>
          <w:rFonts w:ascii="Cambria" w:hAnsi="Cambria"/>
          <w:lang w:val="cs-CZ"/>
          <w:rPrChange w:id="621" w:author="Habas Jan" w:date="2021-02-07T17:31:00Z">
            <w:rPr>
              <w:rFonts w:ascii="Cambria" w:hAnsi="Cambria"/>
              <w:lang w:val="cs-CZ"/>
            </w:rPr>
          </w:rPrChange>
        </w:rPr>
        <w:t>přesnější a optimalizovanější</w:t>
      </w:r>
      <w:commentRangeEnd w:id="620"/>
      <w:r w:rsidR="009B6E8D" w:rsidRPr="00484468">
        <w:rPr>
          <w:rStyle w:val="Odkaznakoment"/>
          <w:rFonts w:ascii="Cambria" w:hAnsi="Cambria"/>
          <w:rPrChange w:id="622" w:author="Habas Jan" w:date="2021-02-07T17:31:00Z">
            <w:rPr>
              <w:rStyle w:val="Odkaznakoment"/>
            </w:rPr>
          </w:rPrChange>
        </w:rPr>
        <w:commentReference w:id="620"/>
      </w:r>
      <w:customXmlInsRangeStart w:id="623" w:author="Habas Jan" w:date="2021-02-04T12:25:00Z"/>
      <w:sdt>
        <w:sdtPr>
          <w:rPr>
            <w:rFonts w:ascii="Cambria" w:hAnsi="Cambria"/>
            <w:lang w:val="cs-CZ"/>
          </w:rPr>
          <w:id w:val="-251126582"/>
          <w:citation/>
        </w:sdtPr>
        <w:sdtEndPr>
          <w:rPr>
            <w:rPrChange w:id="624" w:author="Habas Jan" w:date="2021-02-07T17:31:00Z">
              <w:rPr>
                <w:rStyle w:val="Odkaznakoment"/>
              </w:rPr>
            </w:rPrChange>
          </w:rPr>
        </w:sdtEndPr>
        <w:sdtContent>
          <w:customXmlInsRangeEnd w:id="623"/>
          <w:ins w:id="625" w:author="Habas Jan" w:date="2021-02-04T12:25:00Z">
            <w:r w:rsidR="0062387C" w:rsidRPr="00484468">
              <w:rPr>
                <w:rFonts w:ascii="Cambria" w:hAnsi="Cambria"/>
                <w:lang w:val="cs-CZ"/>
                <w:rPrChange w:id="626" w:author="Habas Jan" w:date="2021-02-07T17:31:00Z">
                  <w:rPr>
                    <w:rFonts w:ascii="Cambria" w:hAnsi="Cambria"/>
                    <w:lang w:val="cs-CZ"/>
                  </w:rPr>
                </w:rPrChange>
              </w:rPr>
              <w:fldChar w:fldCharType="begin"/>
            </w:r>
            <w:r w:rsidR="0062387C" w:rsidRPr="00484468">
              <w:rPr>
                <w:rFonts w:ascii="Cambria" w:hAnsi="Cambria"/>
                <w:lang w:val="cs-CZ"/>
                <w:rPrChange w:id="627" w:author="Habas Jan" w:date="2021-02-07T17:31:00Z">
                  <w:rPr>
                    <w:rFonts w:ascii="Cambria" w:hAnsi="Cambria"/>
                    <w:lang w:val="cs-CZ"/>
                  </w:rPr>
                </w:rPrChange>
              </w:rPr>
              <w:instrText xml:space="preserve"> CITATION Por \l 1029 </w:instrText>
            </w:r>
          </w:ins>
          <w:r w:rsidR="0062387C" w:rsidRPr="00484468">
            <w:rPr>
              <w:rFonts w:ascii="Cambria" w:hAnsi="Cambria"/>
              <w:lang w:val="cs-CZ"/>
              <w:rPrChange w:id="628" w:author="Habas Jan" w:date="2021-02-07T17:31:00Z">
                <w:rPr>
                  <w:rFonts w:ascii="Cambria" w:hAnsi="Cambria"/>
                  <w:lang w:val="cs-CZ"/>
                </w:rPr>
              </w:rPrChange>
            </w:rPr>
            <w:fldChar w:fldCharType="separate"/>
          </w:r>
          <w:r w:rsidR="00B955E9">
            <w:rPr>
              <w:rFonts w:ascii="Cambria" w:hAnsi="Cambria"/>
              <w:noProof/>
              <w:lang w:val="cs-CZ"/>
            </w:rPr>
            <w:t xml:space="preserve"> </w:t>
          </w:r>
          <w:r w:rsidR="00B955E9" w:rsidRPr="00B955E9">
            <w:rPr>
              <w:rFonts w:ascii="Cambria" w:hAnsi="Cambria"/>
              <w:noProof/>
              <w:lang w:val="cs-CZ"/>
            </w:rPr>
            <w:t>[3]</w:t>
          </w:r>
          <w:ins w:id="629" w:author="Habas Jan" w:date="2021-02-04T12:25:00Z">
            <w:r w:rsidR="0062387C" w:rsidRPr="00484468">
              <w:rPr>
                <w:rFonts w:ascii="Cambria" w:hAnsi="Cambria"/>
                <w:lang w:val="cs-CZ"/>
                <w:rPrChange w:id="630" w:author="Habas Jan" w:date="2021-02-07T17:31:00Z">
                  <w:rPr>
                    <w:rFonts w:ascii="Cambria" w:hAnsi="Cambria"/>
                    <w:lang w:val="cs-CZ"/>
                  </w:rPr>
                </w:rPrChange>
              </w:rPr>
              <w:fldChar w:fldCharType="end"/>
            </w:r>
          </w:ins>
          <w:customXmlInsRangeStart w:id="631" w:author="Habas Jan" w:date="2021-02-04T12:25:00Z"/>
        </w:sdtContent>
      </w:sdt>
      <w:customXmlInsRangeEnd w:id="631"/>
      <w:r w:rsidRPr="00484468">
        <w:rPr>
          <w:rFonts w:ascii="Cambria" w:hAnsi="Cambria"/>
          <w:lang w:val="cs-CZ"/>
        </w:rPr>
        <w:t xml:space="preserve">. K tomu, abych mohl pracovat s polygony, si </w:t>
      </w:r>
      <w:proofErr w:type="spellStart"/>
      <w:r w:rsidRPr="00484468">
        <w:rPr>
          <w:rFonts w:ascii="Cambria" w:hAnsi="Cambria"/>
          <w:lang w:val="cs-CZ"/>
        </w:rPr>
        <w:t>engine</w:t>
      </w:r>
      <w:proofErr w:type="spellEnd"/>
      <w:r w:rsidRPr="00484468">
        <w:rPr>
          <w:rFonts w:ascii="Cambria" w:hAnsi="Cambria"/>
          <w:lang w:val="cs-CZ"/>
        </w:rPr>
        <w:t xml:space="preserve"> Matter.js vyžádal knihovnu s názvem decomp.</w:t>
      </w:r>
      <w:r w:rsidRPr="00484468">
        <w:rPr>
          <w:rFonts w:ascii="Cambria" w:hAnsi="Cambria"/>
          <w:lang w:val="cs-CZ"/>
          <w:rPrChange w:id="632" w:author="Habas Jan" w:date="2021-02-07T17:31:00Z">
            <w:rPr>
              <w:rFonts w:ascii="Cambria" w:hAnsi="Cambria"/>
              <w:lang w:val="cs-CZ"/>
            </w:rPr>
          </w:rPrChange>
        </w:rPr>
        <w:t xml:space="preserve">js. Tato knihovna je zde tedy </w:t>
      </w:r>
      <w:commentRangeStart w:id="633"/>
      <w:del w:id="634" w:author="Habas Jan" w:date="2021-01-24T19:21:00Z">
        <w:r w:rsidRPr="00484468" w:rsidDel="00524C9C">
          <w:rPr>
            <w:rFonts w:ascii="Cambria" w:hAnsi="Cambria"/>
            <w:lang w:val="cs-CZ"/>
            <w:rPrChange w:id="635" w:author="Habas Jan" w:date="2021-02-07T17:31:00Z">
              <w:rPr>
                <w:rFonts w:ascii="Cambria" w:hAnsi="Cambria"/>
                <w:lang w:val="cs-CZ"/>
              </w:rPr>
            </w:rPrChange>
          </w:rPr>
          <w:delText>implementovaná</w:delText>
        </w:r>
        <w:commentRangeEnd w:id="633"/>
        <w:r w:rsidR="009B6E8D" w:rsidRPr="00484468" w:rsidDel="00524C9C">
          <w:rPr>
            <w:rStyle w:val="Odkaznakoment"/>
            <w:rFonts w:ascii="Cambria" w:hAnsi="Cambria"/>
            <w:rPrChange w:id="636" w:author="Habas Jan" w:date="2021-02-07T17:31:00Z">
              <w:rPr>
                <w:rStyle w:val="Odkaznakoment"/>
              </w:rPr>
            </w:rPrChange>
          </w:rPr>
          <w:commentReference w:id="633"/>
        </w:r>
      </w:del>
      <w:ins w:id="637" w:author="Habas Jan" w:date="2021-01-24T19:21:00Z">
        <w:r w:rsidR="00524C9C" w:rsidRPr="00484468">
          <w:rPr>
            <w:rFonts w:ascii="Cambria" w:hAnsi="Cambria"/>
            <w:lang w:val="cs-CZ"/>
          </w:rPr>
          <w:t>vložena</w:t>
        </w:r>
      </w:ins>
      <w:r w:rsidRPr="00484468">
        <w:rPr>
          <w:rFonts w:ascii="Cambria" w:hAnsi="Cambria"/>
          <w:lang w:val="cs-CZ"/>
          <w:rPrChange w:id="638" w:author="Habas Jan" w:date="2021-02-07T17:31:00Z">
            <w:rPr>
              <w:rFonts w:ascii="Cambria" w:hAnsi="Cambria"/>
              <w:lang w:val="cs-CZ"/>
            </w:rPr>
          </w:rPrChange>
        </w:rPr>
        <w:t xml:space="preserve">, ale není prakticky využívána mimo Matter.js. I přes to že Matter.js má </w:t>
      </w:r>
      <w:commentRangeStart w:id="639"/>
      <w:del w:id="640" w:author="Habas Jan" w:date="2021-01-24T19:21:00Z">
        <w:r w:rsidRPr="00484468" w:rsidDel="00524C9C">
          <w:rPr>
            <w:rFonts w:ascii="Cambria" w:hAnsi="Cambria"/>
            <w:lang w:val="cs-CZ"/>
            <w:rPrChange w:id="641" w:author="Habas Jan" w:date="2021-02-07T17:31:00Z">
              <w:rPr>
                <w:rFonts w:ascii="Cambria" w:hAnsi="Cambria"/>
                <w:lang w:val="cs-CZ"/>
              </w:rPr>
            </w:rPrChange>
          </w:rPr>
          <w:delText>svojí</w:delText>
        </w:r>
        <w:commentRangeEnd w:id="639"/>
        <w:r w:rsidR="00EC5EDF" w:rsidRPr="00484468" w:rsidDel="00524C9C">
          <w:rPr>
            <w:rStyle w:val="Odkaznakoment"/>
            <w:rFonts w:ascii="Cambria" w:hAnsi="Cambria"/>
            <w:rPrChange w:id="642" w:author="Habas Jan" w:date="2021-02-07T17:31:00Z">
              <w:rPr>
                <w:rStyle w:val="Odkaznakoment"/>
              </w:rPr>
            </w:rPrChange>
          </w:rPr>
          <w:commentReference w:id="639"/>
        </w:r>
        <w:r w:rsidRPr="00484468" w:rsidDel="00524C9C">
          <w:rPr>
            <w:rFonts w:ascii="Cambria" w:hAnsi="Cambria"/>
            <w:lang w:val="cs-CZ"/>
            <w:rPrChange w:id="643" w:author="Habas Jan" w:date="2021-02-07T17:31:00Z">
              <w:rPr>
                <w:rFonts w:ascii="Cambria" w:hAnsi="Cambria"/>
                <w:lang w:val="cs-CZ"/>
              </w:rPr>
            </w:rPrChange>
          </w:rPr>
          <w:delText xml:space="preserve"> </w:delText>
        </w:r>
      </w:del>
      <w:ins w:id="644" w:author="Habas Jan" w:date="2021-01-24T19:21:00Z">
        <w:r w:rsidR="00524C9C" w:rsidRPr="00484468">
          <w:rPr>
            <w:rFonts w:ascii="Cambria" w:hAnsi="Cambria"/>
            <w:lang w:val="cs-CZ"/>
            <w:rPrChange w:id="645" w:author="Habas Jan" w:date="2021-02-07T17:31:00Z">
              <w:rPr>
                <w:rFonts w:ascii="Cambria" w:hAnsi="Cambria"/>
                <w:lang w:val="cs-CZ"/>
              </w:rPr>
            </w:rPrChange>
          </w:rPr>
          <w:t xml:space="preserve">svou </w:t>
        </w:r>
      </w:ins>
      <w:r w:rsidRPr="00484468">
        <w:rPr>
          <w:rFonts w:ascii="Cambria" w:hAnsi="Cambria"/>
          <w:lang w:val="cs-CZ"/>
          <w:rPrChange w:id="646" w:author="Habas Jan" w:date="2021-02-07T17:31:00Z">
            <w:rPr>
              <w:rFonts w:ascii="Cambria" w:hAnsi="Cambria"/>
              <w:lang w:val="cs-CZ"/>
            </w:rPr>
          </w:rPrChange>
        </w:rPr>
        <w:t xml:space="preserve">funkci </w:t>
      </w:r>
      <w:proofErr w:type="spellStart"/>
      <w:r w:rsidRPr="00484468">
        <w:rPr>
          <w:rFonts w:ascii="Cambria" w:hAnsi="Cambria"/>
          <w:lang w:val="cs-CZ"/>
          <w:rPrChange w:id="647" w:author="Habas Jan" w:date="2021-02-07T17:31:00Z">
            <w:rPr>
              <w:rFonts w:ascii="Cambria" w:hAnsi="Cambria"/>
              <w:lang w:val="cs-CZ"/>
            </w:rPr>
          </w:rPrChange>
        </w:rPr>
        <w:t>render</w:t>
      </w:r>
      <w:proofErr w:type="spellEnd"/>
      <w:r w:rsidRPr="00484468">
        <w:rPr>
          <w:rFonts w:ascii="Cambria" w:hAnsi="Cambria"/>
          <w:lang w:val="cs-CZ"/>
          <w:rPrChange w:id="648" w:author="Habas Jan" w:date="2021-02-07T17:31:00Z">
            <w:rPr>
              <w:rFonts w:ascii="Cambria" w:hAnsi="Cambria"/>
              <w:lang w:val="cs-CZ"/>
            </w:rPr>
          </w:rPrChange>
        </w:rPr>
        <w:t xml:space="preserve">, </w:t>
      </w:r>
      <w:del w:id="649" w:author="KOUPIL Jan" w:date="2021-01-24T17:59:00Z">
        <w:r w:rsidRPr="00484468">
          <w:rPr>
            <w:rFonts w:ascii="Cambria" w:hAnsi="Cambria"/>
            <w:lang w:val="cs-CZ"/>
            <w:rPrChange w:id="650" w:author="Habas Jan" w:date="2021-02-07T17:31:00Z">
              <w:rPr>
                <w:rFonts w:ascii="Cambria" w:hAnsi="Cambria"/>
                <w:lang w:val="cs-CZ"/>
              </w:rPr>
            </w:rPrChange>
          </w:rPr>
          <w:delText xml:space="preserve">tak jsem se </w:delText>
        </w:r>
      </w:del>
      <w:r w:rsidRPr="00484468">
        <w:rPr>
          <w:rFonts w:ascii="Cambria" w:hAnsi="Cambria"/>
          <w:lang w:val="cs-CZ"/>
          <w:rPrChange w:id="651" w:author="Habas Jan" w:date="2021-02-07T17:31:00Z">
            <w:rPr>
              <w:rFonts w:ascii="Cambria" w:hAnsi="Cambria"/>
              <w:lang w:val="cs-CZ"/>
            </w:rPr>
          </w:rPrChange>
        </w:rPr>
        <w:t xml:space="preserve">rozhodl </w:t>
      </w:r>
      <w:ins w:id="652" w:author="KOUPIL Jan" w:date="2021-01-24T17:59:00Z">
        <w:r w:rsidR="00F83D0B" w:rsidRPr="00484468">
          <w:rPr>
            <w:rFonts w:ascii="Cambria" w:hAnsi="Cambria"/>
            <w:lang w:val="cs-CZ"/>
            <w:rPrChange w:id="653" w:author="Habas Jan" w:date="2021-02-07T17:31:00Z">
              <w:rPr>
                <w:rFonts w:ascii="Cambria" w:hAnsi="Cambria"/>
                <w:lang w:val="cs-CZ"/>
              </w:rPr>
            </w:rPrChange>
          </w:rPr>
          <w:t xml:space="preserve">jsem se </w:t>
        </w:r>
      </w:ins>
      <w:r w:rsidRPr="00484468">
        <w:rPr>
          <w:rFonts w:ascii="Cambria" w:hAnsi="Cambria"/>
          <w:lang w:val="cs-CZ"/>
          <w:rPrChange w:id="654" w:author="Habas Jan" w:date="2021-02-07T17:31:00Z">
            <w:rPr>
              <w:rFonts w:ascii="Cambria" w:hAnsi="Cambria"/>
              <w:lang w:val="cs-CZ"/>
            </w:rPr>
          </w:rPrChange>
        </w:rPr>
        <w:t xml:space="preserve">pro využití P5.js, což je externí knihovna pro vykreslování. Důvodem pro </w:t>
      </w:r>
      <w:del w:id="655" w:author="KOUPIL Jan" w:date="2021-01-24T17:59:00Z">
        <w:r w:rsidRPr="00484468">
          <w:rPr>
            <w:rFonts w:ascii="Cambria" w:hAnsi="Cambria"/>
            <w:lang w:val="cs-CZ"/>
            <w:rPrChange w:id="656" w:author="Habas Jan" w:date="2021-02-07T17:31:00Z">
              <w:rPr>
                <w:rFonts w:ascii="Cambria" w:hAnsi="Cambria"/>
                <w:lang w:val="cs-CZ"/>
              </w:rPr>
            </w:rPrChange>
          </w:rPr>
          <w:delText xml:space="preserve">toto </w:delText>
        </w:r>
      </w:del>
      <w:ins w:id="657" w:author="KOUPIL Jan" w:date="2021-01-24T17:59:00Z">
        <w:r w:rsidR="00F83D0B" w:rsidRPr="00484468">
          <w:rPr>
            <w:rFonts w:ascii="Cambria" w:hAnsi="Cambria"/>
            <w:lang w:val="cs-CZ"/>
            <w:rPrChange w:id="658" w:author="Habas Jan" w:date="2021-02-07T17:31:00Z">
              <w:rPr>
                <w:rFonts w:ascii="Cambria" w:hAnsi="Cambria"/>
                <w:lang w:val="cs-CZ"/>
              </w:rPr>
            </w:rPrChange>
          </w:rPr>
          <w:t xml:space="preserve">mé </w:t>
        </w:r>
      </w:ins>
      <w:r w:rsidRPr="00484468">
        <w:rPr>
          <w:rFonts w:ascii="Cambria" w:hAnsi="Cambria"/>
          <w:lang w:val="cs-CZ"/>
          <w:rPrChange w:id="659" w:author="Habas Jan" w:date="2021-02-07T17:31:00Z">
            <w:rPr>
              <w:rFonts w:ascii="Cambria" w:hAnsi="Cambria"/>
              <w:lang w:val="cs-CZ"/>
            </w:rPr>
          </w:rPrChange>
        </w:rPr>
        <w:t xml:space="preserve">rozhodnutí byla </w:t>
      </w:r>
      <w:ins w:id="660" w:author="KOUPIL Jan" w:date="2021-01-24T17:59:00Z">
        <w:r w:rsidR="00781D27" w:rsidRPr="00484468">
          <w:rPr>
            <w:rFonts w:ascii="Cambria" w:hAnsi="Cambria"/>
            <w:lang w:val="cs-CZ"/>
            <w:rPrChange w:id="661" w:author="Habas Jan" w:date="2021-02-07T17:31:00Z">
              <w:rPr>
                <w:rFonts w:ascii="Cambria" w:hAnsi="Cambria"/>
                <w:lang w:val="cs-CZ"/>
              </w:rPr>
            </w:rPrChange>
          </w:rPr>
          <w:t>výko</w:t>
        </w:r>
      </w:ins>
      <w:ins w:id="662" w:author="KOUPIL Jan" w:date="2021-01-24T18:00:00Z">
        <w:r w:rsidR="00781D27" w:rsidRPr="00484468">
          <w:rPr>
            <w:rFonts w:ascii="Cambria" w:hAnsi="Cambria"/>
            <w:lang w:val="cs-CZ"/>
            <w:rPrChange w:id="663" w:author="Habas Jan" w:date="2021-02-07T17:31:00Z">
              <w:rPr>
                <w:rFonts w:ascii="Cambria" w:hAnsi="Cambria"/>
                <w:lang w:val="cs-CZ"/>
              </w:rPr>
            </w:rPrChange>
          </w:rPr>
          <w:t xml:space="preserve">nová </w:t>
        </w:r>
      </w:ins>
      <w:r w:rsidRPr="00484468">
        <w:rPr>
          <w:rFonts w:ascii="Cambria" w:hAnsi="Cambria"/>
          <w:lang w:val="cs-CZ"/>
          <w:rPrChange w:id="664" w:author="Habas Jan" w:date="2021-02-07T17:31:00Z">
            <w:rPr>
              <w:rFonts w:ascii="Cambria" w:hAnsi="Cambria"/>
              <w:lang w:val="cs-CZ"/>
            </w:rPr>
          </w:rPrChange>
        </w:rPr>
        <w:t xml:space="preserve">nenáročnost </w:t>
      </w:r>
      <w:r w:rsidRPr="00484468">
        <w:rPr>
          <w:rFonts w:ascii="Cambria" w:eastAsia="Calibri" w:hAnsi="Cambria"/>
          <w:lang w:val="cs-CZ"/>
          <w:rPrChange w:id="665" w:author="Habas Jan" w:date="2021-02-07T17:31:00Z">
            <w:rPr>
              <w:rFonts w:ascii="Cambria" w:eastAsia="Calibri" w:hAnsi="Cambria"/>
              <w:lang w:val="cs-CZ"/>
            </w:rPr>
          </w:rPrChange>
        </w:rPr>
        <w:t>zmiňované</w:t>
      </w:r>
      <w:r w:rsidRPr="00484468">
        <w:rPr>
          <w:rFonts w:ascii="Cambria" w:hAnsi="Cambria"/>
          <w:lang w:val="cs-CZ"/>
          <w:rPrChange w:id="666" w:author="Habas Jan" w:date="2021-02-07T17:31:00Z">
            <w:rPr>
              <w:rFonts w:ascii="Cambria" w:hAnsi="Cambria"/>
              <w:lang w:val="cs-CZ"/>
            </w:rPr>
          </w:rPrChange>
        </w:rPr>
        <w:t xml:space="preserve"> knihovny. Výsled</w:t>
      </w:r>
      <w:ins w:id="667" w:author="KOUPIL Jan" w:date="2021-01-24T18:00:00Z">
        <w:r w:rsidR="00781D27" w:rsidRPr="00484468">
          <w:rPr>
            <w:rFonts w:ascii="Cambria" w:hAnsi="Cambria"/>
            <w:lang w:val="cs-CZ"/>
            <w:rPrChange w:id="668" w:author="Habas Jan" w:date="2021-02-07T17:31:00Z">
              <w:rPr>
                <w:rFonts w:ascii="Cambria" w:hAnsi="Cambria"/>
                <w:lang w:val="cs-CZ"/>
              </w:rPr>
            </w:rPrChange>
          </w:rPr>
          <w:t>kem</w:t>
        </w:r>
      </w:ins>
      <w:del w:id="669" w:author="KOUPIL Jan" w:date="2021-01-24T18:00:00Z">
        <w:r w:rsidRPr="00484468" w:rsidDel="00781D27">
          <w:rPr>
            <w:rFonts w:ascii="Cambria" w:hAnsi="Cambria"/>
            <w:lang w:val="cs-CZ"/>
            <w:rPrChange w:id="670" w:author="Habas Jan" w:date="2021-02-07T17:31:00Z">
              <w:rPr>
                <w:rFonts w:ascii="Cambria" w:hAnsi="Cambria"/>
                <w:lang w:val="cs-CZ"/>
              </w:rPr>
            </w:rPrChange>
          </w:rPr>
          <w:delText>ek</w:delText>
        </w:r>
      </w:del>
      <w:r w:rsidRPr="00484468">
        <w:rPr>
          <w:rFonts w:ascii="Cambria" w:hAnsi="Cambria"/>
          <w:lang w:val="cs-CZ"/>
          <w:rPrChange w:id="671" w:author="Habas Jan" w:date="2021-02-07T17:31:00Z">
            <w:rPr>
              <w:rFonts w:ascii="Cambria" w:hAnsi="Cambria"/>
              <w:lang w:val="cs-CZ"/>
            </w:rPr>
          </w:rPrChange>
        </w:rPr>
        <w:t xml:space="preserve"> </w:t>
      </w:r>
      <w:del w:id="672" w:author="KOUPIL Jan" w:date="2021-01-24T18:00:00Z">
        <w:r w:rsidRPr="00484468" w:rsidDel="00781D27">
          <w:rPr>
            <w:rFonts w:ascii="Cambria" w:hAnsi="Cambria"/>
            <w:lang w:val="cs-CZ"/>
            <w:rPrChange w:id="673" w:author="Habas Jan" w:date="2021-02-07T17:31:00Z">
              <w:rPr>
                <w:rFonts w:ascii="Cambria" w:hAnsi="Cambria"/>
                <w:lang w:val="cs-CZ"/>
              </w:rPr>
            </w:rPrChange>
          </w:rPr>
          <w:delText>byl</w:delText>
        </w:r>
      </w:del>
      <w:ins w:id="674" w:author="KOUPIL Jan" w:date="2021-01-24T18:00:00Z">
        <w:r w:rsidR="00781D27" w:rsidRPr="00484468">
          <w:rPr>
            <w:rFonts w:ascii="Cambria" w:hAnsi="Cambria"/>
            <w:lang w:val="cs-CZ"/>
            <w:rPrChange w:id="675" w:author="Habas Jan" w:date="2021-02-07T17:31:00Z">
              <w:rPr>
                <w:rFonts w:ascii="Cambria" w:hAnsi="Cambria"/>
                <w:lang w:val="cs-CZ"/>
              </w:rPr>
            </w:rPrChange>
          </w:rPr>
          <w:t>je</w:t>
        </w:r>
      </w:ins>
      <w:r w:rsidRPr="00484468">
        <w:rPr>
          <w:rFonts w:ascii="Cambria" w:hAnsi="Cambria"/>
          <w:lang w:val="cs-CZ"/>
          <w:rPrChange w:id="676" w:author="Habas Jan" w:date="2021-02-07T17:31:00Z">
            <w:rPr>
              <w:rFonts w:ascii="Cambria" w:hAnsi="Cambria"/>
              <w:lang w:val="cs-CZ"/>
            </w:rPr>
          </w:rPrChange>
        </w:rPr>
        <w:t xml:space="preserve">, že jsem </w:t>
      </w:r>
      <w:del w:id="677" w:author="KOUPIL Jan" w:date="2021-01-24T18:00:00Z">
        <w:r w:rsidRPr="00484468">
          <w:rPr>
            <w:rFonts w:ascii="Cambria" w:hAnsi="Cambria"/>
            <w:lang w:val="cs-CZ"/>
            <w:rPrChange w:id="678" w:author="Habas Jan" w:date="2021-02-07T17:31:00Z">
              <w:rPr>
                <w:rFonts w:ascii="Cambria" w:hAnsi="Cambria"/>
                <w:lang w:val="cs-CZ"/>
              </w:rPr>
            </w:rPrChange>
          </w:rPr>
          <w:delText xml:space="preserve">dostal </w:delText>
        </w:r>
      </w:del>
      <w:ins w:id="679" w:author="KOUPIL Jan" w:date="2021-01-24T18:00:00Z">
        <w:r w:rsidR="00156372" w:rsidRPr="00484468">
          <w:rPr>
            <w:rFonts w:ascii="Cambria" w:hAnsi="Cambria"/>
            <w:lang w:val="cs-CZ"/>
            <w:rPrChange w:id="680" w:author="Habas Jan" w:date="2021-02-07T17:31:00Z">
              <w:rPr>
                <w:rFonts w:ascii="Cambria" w:hAnsi="Cambria"/>
                <w:lang w:val="cs-CZ"/>
              </w:rPr>
            </w:rPrChange>
          </w:rPr>
          <w:t xml:space="preserve">získal </w:t>
        </w:r>
      </w:ins>
      <w:r w:rsidRPr="00484468">
        <w:rPr>
          <w:rFonts w:ascii="Cambria" w:hAnsi="Cambria"/>
          <w:lang w:val="cs-CZ"/>
          <w:rPrChange w:id="681" w:author="Habas Jan" w:date="2021-02-07T17:31:00Z">
            <w:rPr>
              <w:rFonts w:ascii="Cambria" w:hAnsi="Cambria"/>
              <w:lang w:val="cs-CZ"/>
            </w:rPr>
          </w:rPrChange>
        </w:rPr>
        <w:t xml:space="preserve">jednoduchou a výkonem nenáročnou cestu </w:t>
      </w:r>
      <w:del w:id="682" w:author="KOUPIL Jan" w:date="2021-01-24T18:00:00Z">
        <w:r w:rsidRPr="00484468">
          <w:rPr>
            <w:rFonts w:ascii="Cambria" w:hAnsi="Cambria"/>
            <w:lang w:val="cs-CZ"/>
            <w:rPrChange w:id="683" w:author="Habas Jan" w:date="2021-02-07T17:31:00Z">
              <w:rPr>
                <w:rFonts w:ascii="Cambria" w:hAnsi="Cambria"/>
                <w:lang w:val="cs-CZ"/>
              </w:rPr>
            </w:rPrChange>
          </w:rPr>
          <w:delText xml:space="preserve">na </w:delText>
        </w:r>
      </w:del>
      <w:ins w:id="684" w:author="KOUPIL Jan" w:date="2021-01-24T18:00:00Z">
        <w:r w:rsidR="00156372" w:rsidRPr="00484468">
          <w:rPr>
            <w:rFonts w:ascii="Cambria" w:hAnsi="Cambria"/>
            <w:lang w:val="cs-CZ"/>
            <w:rPrChange w:id="685" w:author="Habas Jan" w:date="2021-02-07T17:31:00Z">
              <w:rPr>
                <w:rFonts w:ascii="Cambria" w:hAnsi="Cambria"/>
                <w:lang w:val="cs-CZ"/>
              </w:rPr>
            </w:rPrChange>
          </w:rPr>
          <w:t xml:space="preserve">k </w:t>
        </w:r>
      </w:ins>
      <w:r w:rsidRPr="00484468">
        <w:rPr>
          <w:rFonts w:ascii="Cambria" w:hAnsi="Cambria"/>
          <w:lang w:val="cs-CZ"/>
          <w:rPrChange w:id="686" w:author="Habas Jan" w:date="2021-02-07T17:31:00Z">
            <w:rPr>
              <w:rFonts w:ascii="Cambria" w:hAnsi="Cambria"/>
              <w:lang w:val="cs-CZ"/>
            </w:rPr>
          </w:rPrChange>
        </w:rPr>
        <w:t>vykresl</w:t>
      </w:r>
      <w:ins w:id="687" w:author="KOUPIL Jan" w:date="2021-01-24T18:00:00Z">
        <w:r w:rsidR="00156372" w:rsidRPr="00484468">
          <w:rPr>
            <w:rFonts w:ascii="Cambria" w:hAnsi="Cambria"/>
            <w:lang w:val="cs-CZ"/>
            <w:rPrChange w:id="688" w:author="Habas Jan" w:date="2021-02-07T17:31:00Z">
              <w:rPr>
                <w:rFonts w:ascii="Cambria" w:hAnsi="Cambria"/>
                <w:lang w:val="cs-CZ"/>
              </w:rPr>
            </w:rPrChange>
          </w:rPr>
          <w:t>ová</w:t>
        </w:r>
      </w:ins>
      <w:del w:id="689" w:author="KOUPIL Jan" w:date="2021-01-24T18:00:00Z">
        <w:r w:rsidRPr="00484468" w:rsidDel="00156372">
          <w:rPr>
            <w:rFonts w:ascii="Cambria" w:hAnsi="Cambria"/>
            <w:lang w:val="cs-CZ"/>
            <w:rPrChange w:id="690" w:author="Habas Jan" w:date="2021-02-07T17:31:00Z">
              <w:rPr>
                <w:rFonts w:ascii="Cambria" w:hAnsi="Cambria"/>
                <w:lang w:val="cs-CZ"/>
              </w:rPr>
            </w:rPrChange>
          </w:rPr>
          <w:delText>e</w:delText>
        </w:r>
      </w:del>
      <w:r w:rsidRPr="00484468">
        <w:rPr>
          <w:rFonts w:ascii="Cambria" w:hAnsi="Cambria"/>
          <w:lang w:val="cs-CZ"/>
          <w:rPrChange w:id="691" w:author="Habas Jan" w:date="2021-02-07T17:31:00Z">
            <w:rPr>
              <w:rFonts w:ascii="Cambria" w:hAnsi="Cambria"/>
              <w:lang w:val="cs-CZ"/>
            </w:rPr>
          </w:rPrChange>
        </w:rPr>
        <w:t xml:space="preserve">ní </w:t>
      </w:r>
      <w:del w:id="692" w:author="KOUPIL Jan" w:date="2021-01-24T18:00:00Z">
        <w:r w:rsidRPr="00484468">
          <w:rPr>
            <w:rFonts w:ascii="Cambria" w:hAnsi="Cambria"/>
            <w:lang w:val="cs-CZ"/>
            <w:rPrChange w:id="693" w:author="Habas Jan" w:date="2021-02-07T17:31:00Z">
              <w:rPr>
                <w:rFonts w:ascii="Cambria" w:hAnsi="Cambria"/>
                <w:lang w:val="cs-CZ"/>
              </w:rPr>
            </w:rPrChange>
          </w:rPr>
          <w:delText xml:space="preserve">mé </w:delText>
        </w:r>
      </w:del>
      <w:r w:rsidRPr="00484468">
        <w:rPr>
          <w:rFonts w:ascii="Cambria" w:hAnsi="Cambria"/>
          <w:lang w:val="cs-CZ"/>
          <w:rPrChange w:id="694" w:author="Habas Jan" w:date="2021-02-07T17:31:00Z">
            <w:rPr>
              <w:rFonts w:ascii="Cambria" w:hAnsi="Cambria"/>
              <w:lang w:val="cs-CZ"/>
            </w:rPr>
          </w:rPrChange>
        </w:rPr>
        <w:t xml:space="preserve">hry. Jako poslední je </w:t>
      </w:r>
      <w:del w:id="695" w:author="KOUPIL Jan" w:date="2021-01-24T18:00:00Z">
        <w:r w:rsidRPr="00484468">
          <w:rPr>
            <w:rFonts w:ascii="Cambria" w:hAnsi="Cambria"/>
            <w:lang w:val="cs-CZ"/>
            <w:rPrChange w:id="696" w:author="Habas Jan" w:date="2021-02-07T17:31:00Z">
              <w:rPr>
                <w:rFonts w:ascii="Cambria" w:hAnsi="Cambria"/>
                <w:lang w:val="cs-CZ"/>
              </w:rPr>
            </w:rPrChange>
          </w:rPr>
          <w:delText xml:space="preserve">zde </w:delText>
        </w:r>
      </w:del>
      <w:r w:rsidRPr="00484468">
        <w:rPr>
          <w:rFonts w:ascii="Cambria" w:hAnsi="Cambria"/>
          <w:lang w:val="cs-CZ"/>
          <w:rPrChange w:id="697" w:author="Habas Jan" w:date="2021-02-07T17:31:00Z">
            <w:rPr>
              <w:rFonts w:ascii="Cambria" w:hAnsi="Cambria"/>
              <w:lang w:val="cs-CZ"/>
            </w:rPr>
          </w:rPrChange>
        </w:rPr>
        <w:t xml:space="preserve">použit Polygon </w:t>
      </w:r>
      <w:proofErr w:type="spellStart"/>
      <w:r w:rsidRPr="00484468">
        <w:rPr>
          <w:rFonts w:ascii="Cambria" w:hAnsi="Cambria"/>
          <w:lang w:val="cs-CZ"/>
          <w:rPrChange w:id="698" w:author="Habas Jan" w:date="2021-02-07T17:31:00Z">
            <w:rPr>
              <w:rFonts w:ascii="Cambria" w:hAnsi="Cambria"/>
              <w:lang w:val="cs-CZ"/>
            </w:rPr>
          </w:rPrChange>
        </w:rPr>
        <w:t>Tools</w:t>
      </w:r>
      <w:proofErr w:type="spellEnd"/>
      <w:r w:rsidRPr="00484468">
        <w:rPr>
          <w:rFonts w:ascii="Cambria" w:hAnsi="Cambria"/>
          <w:lang w:val="cs-CZ"/>
          <w:rPrChange w:id="699" w:author="Habas Jan" w:date="2021-02-07T17:31:00Z">
            <w:rPr>
              <w:rFonts w:ascii="Cambria" w:hAnsi="Cambria"/>
              <w:lang w:val="cs-CZ"/>
            </w:rPr>
          </w:rPrChange>
        </w:rPr>
        <w:t>. Je</w:t>
      </w:r>
      <w:del w:id="700" w:author="KOUPIL Jan" w:date="2021-01-24T18:01:00Z">
        <w:r w:rsidRPr="00484468">
          <w:rPr>
            <w:rFonts w:ascii="Cambria" w:hAnsi="Cambria"/>
            <w:lang w:val="cs-CZ"/>
            <w:rPrChange w:id="701" w:author="Habas Jan" w:date="2021-02-07T17:31:00Z">
              <w:rPr>
                <w:rFonts w:ascii="Cambria" w:hAnsi="Cambria"/>
                <w:lang w:val="cs-CZ"/>
              </w:rPr>
            </w:rPrChange>
          </w:rPr>
          <w:delText xml:space="preserve"> to</w:delText>
        </w:r>
      </w:del>
      <w:ins w:id="702" w:author="KOUPIL Jan" w:date="2021-01-24T18:01:00Z">
        <w:r w:rsidR="00156372" w:rsidRPr="00484468">
          <w:rPr>
            <w:rFonts w:ascii="Cambria" w:hAnsi="Cambria"/>
            <w:lang w:val="cs-CZ"/>
            <w:rPrChange w:id="703" w:author="Habas Jan" w:date="2021-02-07T17:31:00Z">
              <w:rPr>
                <w:rFonts w:ascii="Cambria" w:hAnsi="Cambria"/>
                <w:lang w:val="cs-CZ"/>
              </w:rPr>
            </w:rPrChange>
          </w:rPr>
          <w:t>dná se</w:t>
        </w:r>
      </w:ins>
      <w:r w:rsidRPr="00484468">
        <w:rPr>
          <w:rFonts w:ascii="Cambria" w:hAnsi="Cambria"/>
          <w:lang w:val="cs-CZ"/>
          <w:rPrChange w:id="704" w:author="Habas Jan" w:date="2021-02-07T17:31:00Z">
            <w:rPr>
              <w:rFonts w:ascii="Cambria" w:hAnsi="Cambria"/>
              <w:lang w:val="cs-CZ"/>
            </w:rPr>
          </w:rPrChange>
        </w:rPr>
        <w:t xml:space="preserve"> </w:t>
      </w:r>
      <w:ins w:id="705" w:author="KOUPIL Jan" w:date="2021-01-24T18:01:00Z">
        <w:r w:rsidR="00156372" w:rsidRPr="00484468">
          <w:rPr>
            <w:rFonts w:ascii="Cambria" w:hAnsi="Cambria"/>
            <w:lang w:val="cs-CZ"/>
            <w:rPrChange w:id="706" w:author="Habas Jan" w:date="2021-02-07T17:31:00Z">
              <w:rPr>
                <w:rFonts w:ascii="Cambria" w:hAnsi="Cambria"/>
                <w:lang w:val="cs-CZ"/>
              </w:rPr>
            </w:rPrChange>
          </w:rPr>
          <w:t>o</w:t>
        </w:r>
        <w:r w:rsidRPr="00484468">
          <w:rPr>
            <w:rFonts w:ascii="Cambria" w:hAnsi="Cambria"/>
            <w:lang w:val="cs-CZ"/>
            <w:rPrChange w:id="707" w:author="Habas Jan" w:date="2021-02-07T17:31:00Z">
              <w:rPr>
                <w:rFonts w:ascii="Cambria" w:hAnsi="Cambria"/>
                <w:lang w:val="cs-CZ"/>
              </w:rPr>
            </w:rPrChange>
          </w:rPr>
          <w:t xml:space="preserve"> </w:t>
        </w:r>
      </w:ins>
      <w:r w:rsidRPr="00484468">
        <w:rPr>
          <w:rFonts w:ascii="Cambria" w:hAnsi="Cambria"/>
          <w:lang w:val="cs-CZ"/>
          <w:rPrChange w:id="708" w:author="Habas Jan" w:date="2021-02-07T17:31:00Z">
            <w:rPr>
              <w:rFonts w:ascii="Cambria" w:hAnsi="Cambria"/>
              <w:lang w:val="cs-CZ"/>
            </w:rPr>
          </w:rPrChange>
        </w:rPr>
        <w:t>nástroj, který jsem využíval na operace s </w:t>
      </w:r>
      <w:commentRangeStart w:id="709"/>
      <w:r w:rsidRPr="00484468">
        <w:rPr>
          <w:rFonts w:ascii="Cambria" w:hAnsi="Cambria"/>
          <w:lang w:val="cs-CZ"/>
          <w:rPrChange w:id="710" w:author="Habas Jan" w:date="2021-02-07T17:31:00Z">
            <w:rPr>
              <w:rFonts w:ascii="Cambria" w:hAnsi="Cambria"/>
              <w:lang w:val="cs-CZ"/>
            </w:rPr>
          </w:rPrChange>
        </w:rPr>
        <w:t>polygony</w:t>
      </w:r>
      <w:commentRangeEnd w:id="709"/>
      <w:r w:rsidR="00BF778A" w:rsidRPr="00484468">
        <w:rPr>
          <w:rStyle w:val="Odkaznakoment"/>
          <w:rFonts w:ascii="Cambria" w:hAnsi="Cambria"/>
          <w:rPrChange w:id="711" w:author="Habas Jan" w:date="2021-02-07T17:31:00Z">
            <w:rPr>
              <w:rStyle w:val="Odkaznakoment"/>
            </w:rPr>
          </w:rPrChange>
        </w:rPr>
        <w:commentReference w:id="709"/>
      </w:r>
      <w:r w:rsidRPr="00484468">
        <w:rPr>
          <w:rFonts w:ascii="Cambria" w:hAnsi="Cambria"/>
          <w:lang w:val="cs-CZ"/>
        </w:rPr>
        <w:t>.</w:t>
      </w:r>
    </w:p>
    <w:p w14:paraId="562F7A46" w14:textId="77777777" w:rsidR="00637AC7" w:rsidRPr="00484468" w:rsidRDefault="00FB4CD8">
      <w:pPr>
        <w:pStyle w:val="Nadpis1"/>
        <w:rPr>
          <w:rFonts w:ascii="Cambria" w:hAnsi="Cambria"/>
          <w:lang w:val="cs-CZ"/>
          <w:rPrChange w:id="712" w:author="Habas Jan" w:date="2021-02-07T17:31:00Z">
            <w:rPr>
              <w:rFonts w:ascii="Cambria" w:hAnsi="Cambria"/>
              <w:lang w:val="cs-CZ"/>
            </w:rPr>
          </w:rPrChange>
        </w:rPr>
      </w:pPr>
      <w:bookmarkStart w:id="713" w:name="_Toc63611572"/>
      <w:r w:rsidRPr="00484468">
        <w:rPr>
          <w:rFonts w:ascii="Cambria" w:hAnsi="Cambria"/>
          <w:lang w:val="cs-CZ"/>
          <w:rPrChange w:id="714" w:author="Habas Jan" w:date="2021-02-07T17:31:00Z">
            <w:rPr>
              <w:rFonts w:ascii="Cambria" w:hAnsi="Cambria"/>
              <w:lang w:val="cs-CZ"/>
            </w:rPr>
          </w:rPrChange>
        </w:rPr>
        <w:t>4. Technologie</w:t>
      </w:r>
      <w:bookmarkEnd w:id="713"/>
    </w:p>
    <w:p w14:paraId="562F7A47" w14:textId="77777777" w:rsidR="00637AC7" w:rsidRPr="00484468" w:rsidRDefault="00FB4CD8">
      <w:pPr>
        <w:pStyle w:val="Nadpis2"/>
        <w:rPr>
          <w:rFonts w:ascii="Cambria" w:hAnsi="Cambria"/>
          <w:lang w:val="cs-CZ"/>
          <w:rPrChange w:id="715" w:author="Habas Jan" w:date="2021-02-07T17:31:00Z">
            <w:rPr>
              <w:rFonts w:ascii="Cambria" w:hAnsi="Cambria"/>
              <w:lang w:val="cs-CZ"/>
            </w:rPr>
          </w:rPrChange>
        </w:rPr>
      </w:pPr>
      <w:bookmarkStart w:id="716" w:name="_Toc63611573"/>
      <w:r w:rsidRPr="00484468">
        <w:rPr>
          <w:rFonts w:ascii="Cambria" w:hAnsi="Cambria"/>
          <w:lang w:val="cs-CZ"/>
          <w:rPrChange w:id="717" w:author="Habas Jan" w:date="2021-02-07T17:31:00Z">
            <w:rPr>
              <w:rFonts w:ascii="Cambria" w:hAnsi="Cambria"/>
              <w:lang w:val="cs-CZ"/>
            </w:rPr>
          </w:rPrChange>
        </w:rPr>
        <w:t>4.1 Matter.js</w:t>
      </w:r>
      <w:bookmarkEnd w:id="716"/>
    </w:p>
    <w:p w14:paraId="562F7A48" w14:textId="77777777" w:rsidR="00637AC7" w:rsidRPr="00484468" w:rsidRDefault="00FB4CD8">
      <w:pPr>
        <w:rPr>
          <w:rFonts w:ascii="Cambria" w:hAnsi="Cambria"/>
          <w:lang w:val="cs-CZ"/>
          <w:rPrChange w:id="718" w:author="Habas Jan" w:date="2021-02-07T17:31:00Z">
            <w:rPr>
              <w:rFonts w:ascii="Cambria" w:hAnsi="Cambria"/>
              <w:lang w:val="cs-CZ"/>
            </w:rPr>
          </w:rPrChange>
        </w:rPr>
      </w:pPr>
      <w:r w:rsidRPr="00484468">
        <w:rPr>
          <w:rFonts w:ascii="Cambria" w:hAnsi="Cambria"/>
          <w:lang w:val="cs-CZ"/>
          <w:rPrChange w:id="719" w:author="Habas Jan" w:date="2021-02-07T17:31:00Z">
            <w:rPr>
              <w:rFonts w:ascii="Cambria" w:hAnsi="Cambria"/>
              <w:lang w:val="cs-CZ"/>
            </w:rPr>
          </w:rPrChange>
        </w:rPr>
        <w:t xml:space="preserve">Matter.js je knihovna, kterou v roce 2014 začal vyvíjet Liam </w:t>
      </w:r>
      <w:proofErr w:type="spellStart"/>
      <w:r w:rsidRPr="00484468">
        <w:rPr>
          <w:rFonts w:ascii="Cambria" w:hAnsi="Cambria"/>
          <w:lang w:val="cs-CZ"/>
          <w:rPrChange w:id="720" w:author="Habas Jan" w:date="2021-02-07T17:31:00Z">
            <w:rPr>
              <w:rFonts w:ascii="Cambria" w:hAnsi="Cambria"/>
              <w:lang w:val="cs-CZ"/>
            </w:rPr>
          </w:rPrChange>
        </w:rPr>
        <w:t>Brummitt</w:t>
      </w:r>
      <w:proofErr w:type="spellEnd"/>
      <w:r w:rsidRPr="00484468">
        <w:rPr>
          <w:rFonts w:ascii="Cambria" w:hAnsi="Cambria"/>
          <w:lang w:val="cs-CZ"/>
          <w:rPrChange w:id="721" w:author="Habas Jan" w:date="2021-02-07T17:31:00Z">
            <w:rPr>
              <w:rFonts w:ascii="Cambria" w:hAnsi="Cambria"/>
              <w:lang w:val="cs-CZ"/>
            </w:rPr>
          </w:rPrChange>
        </w:rPr>
        <w:t xml:space="preserve">, jako nástroj pro simulaci fyziky. </w:t>
      </w:r>
    </w:p>
    <w:p w14:paraId="562F7A49" w14:textId="31C8F086" w:rsidR="00637AC7" w:rsidRPr="00484468" w:rsidRDefault="00FB4CD8">
      <w:pPr>
        <w:rPr>
          <w:rFonts w:ascii="Cambria" w:hAnsi="Cambria"/>
          <w:lang w:val="cs-CZ"/>
          <w:rPrChange w:id="722" w:author="Habas Jan" w:date="2021-02-07T17:31:00Z">
            <w:rPr>
              <w:rFonts w:ascii="Cambria" w:hAnsi="Cambria"/>
              <w:lang w:val="cs-CZ"/>
            </w:rPr>
          </w:rPrChange>
        </w:rPr>
      </w:pPr>
      <w:r w:rsidRPr="00484468">
        <w:rPr>
          <w:rFonts w:ascii="Cambria" w:hAnsi="Cambria"/>
          <w:lang w:val="cs-CZ"/>
          <w:rPrChange w:id="723" w:author="Habas Jan" w:date="2021-02-07T17:31:00Z">
            <w:rPr>
              <w:rFonts w:ascii="Cambria" w:hAnsi="Cambria"/>
              <w:lang w:val="cs-CZ"/>
            </w:rPr>
          </w:rPrChange>
        </w:rPr>
        <w:lastRenderedPageBreak/>
        <w:t xml:space="preserve">Matter.js je fyzický </w:t>
      </w:r>
      <w:proofErr w:type="spellStart"/>
      <w:r w:rsidRPr="00484468">
        <w:rPr>
          <w:rFonts w:ascii="Cambria" w:hAnsi="Cambria"/>
          <w:lang w:val="cs-CZ"/>
          <w:rPrChange w:id="724" w:author="Habas Jan" w:date="2021-02-07T17:31:00Z">
            <w:rPr>
              <w:rFonts w:ascii="Cambria" w:hAnsi="Cambria"/>
              <w:lang w:val="cs-CZ"/>
            </w:rPr>
          </w:rPrChange>
        </w:rPr>
        <w:t>engine</w:t>
      </w:r>
      <w:proofErr w:type="spellEnd"/>
      <w:r w:rsidRPr="00484468">
        <w:rPr>
          <w:rFonts w:ascii="Cambria" w:hAnsi="Cambria"/>
          <w:lang w:val="cs-CZ"/>
          <w:rPrChange w:id="725" w:author="Habas Jan" w:date="2021-02-07T17:31:00Z">
            <w:rPr>
              <w:rFonts w:ascii="Cambria" w:hAnsi="Cambria"/>
              <w:lang w:val="cs-CZ"/>
            </w:rPr>
          </w:rPrChange>
        </w:rPr>
        <w:t xml:space="preserve"> určený pro prohlížeče psaný pouze v </w:t>
      </w:r>
      <w:proofErr w:type="spellStart"/>
      <w:r w:rsidRPr="00484468">
        <w:rPr>
          <w:rFonts w:ascii="Cambria" w:hAnsi="Cambria"/>
          <w:lang w:val="cs-CZ"/>
          <w:rPrChange w:id="726" w:author="Habas Jan" w:date="2021-02-07T17:31:00Z">
            <w:rPr>
              <w:rFonts w:ascii="Cambria" w:hAnsi="Cambria"/>
              <w:lang w:val="cs-CZ"/>
            </w:rPr>
          </w:rPrChange>
        </w:rPr>
        <w:t>JavaScriptu</w:t>
      </w:r>
      <w:proofErr w:type="spellEnd"/>
      <w:r w:rsidRPr="00484468">
        <w:rPr>
          <w:rFonts w:ascii="Cambria" w:hAnsi="Cambria"/>
          <w:lang w:val="cs-CZ"/>
          <w:rPrChange w:id="727" w:author="Habas Jan" w:date="2021-02-07T17:31:00Z">
            <w:rPr>
              <w:rFonts w:ascii="Cambria" w:hAnsi="Cambria"/>
              <w:lang w:val="cs-CZ"/>
            </w:rPr>
          </w:rPrChange>
        </w:rPr>
        <w:t xml:space="preserve">. Tato knihovna slouží k simulování 2D fyziky a je vhodná pro vývoj her a </w:t>
      </w:r>
      <w:del w:id="728" w:author="KOUPIL Jan" w:date="2021-01-24T18:02:00Z">
        <w:r w:rsidRPr="00484468">
          <w:rPr>
            <w:rFonts w:ascii="Cambria" w:hAnsi="Cambria"/>
            <w:lang w:val="cs-CZ"/>
            <w:rPrChange w:id="729" w:author="Habas Jan" w:date="2021-02-07T17:31:00Z">
              <w:rPr>
                <w:rFonts w:ascii="Cambria" w:hAnsi="Cambria"/>
                <w:lang w:val="cs-CZ"/>
              </w:rPr>
            </w:rPrChange>
          </w:rPr>
          <w:delText xml:space="preserve">fyzických </w:delText>
        </w:r>
      </w:del>
      <w:ins w:id="730" w:author="KOUPIL Jan" w:date="2021-01-24T18:02:00Z">
        <w:r w:rsidR="00CE3CB1" w:rsidRPr="00484468">
          <w:rPr>
            <w:rFonts w:ascii="Cambria" w:hAnsi="Cambria"/>
            <w:lang w:val="cs-CZ"/>
            <w:rPrChange w:id="731" w:author="Habas Jan" w:date="2021-02-07T17:31:00Z">
              <w:rPr>
                <w:rFonts w:ascii="Cambria" w:hAnsi="Cambria"/>
                <w:lang w:val="cs-CZ"/>
              </w:rPr>
            </w:rPrChange>
          </w:rPr>
          <w:t xml:space="preserve">fyzikálních </w:t>
        </w:r>
      </w:ins>
      <w:r w:rsidRPr="00484468">
        <w:rPr>
          <w:rFonts w:ascii="Cambria" w:hAnsi="Cambria"/>
          <w:lang w:val="cs-CZ"/>
          <w:rPrChange w:id="732" w:author="Habas Jan" w:date="2021-02-07T17:31:00Z">
            <w:rPr>
              <w:rFonts w:ascii="Cambria" w:hAnsi="Cambria"/>
              <w:lang w:val="cs-CZ"/>
            </w:rPr>
          </w:rPrChange>
        </w:rPr>
        <w:t xml:space="preserve">simulací. Umí v základu mnoho funkcí, jako je například: vytvoření těles a přiřazení různých vlastností, jako je plocha, hmotnost nebo hustota. Také simuluje srážky sil, gravitaci a tření, jak pro tělesa nebo dokonce třeba i pro vzduch.  </w:t>
      </w:r>
    </w:p>
    <w:p w14:paraId="562F7A4A" w14:textId="77777777" w:rsidR="00637AC7" w:rsidRPr="00484468" w:rsidRDefault="00FB4CD8">
      <w:pPr>
        <w:pStyle w:val="Nadpis2"/>
        <w:rPr>
          <w:rFonts w:ascii="Cambria" w:hAnsi="Cambria"/>
          <w:lang w:val="cs-CZ"/>
          <w:rPrChange w:id="733" w:author="Habas Jan" w:date="2021-02-07T17:31:00Z">
            <w:rPr>
              <w:rFonts w:ascii="Cambria" w:hAnsi="Cambria"/>
              <w:lang w:val="cs-CZ"/>
            </w:rPr>
          </w:rPrChange>
        </w:rPr>
      </w:pPr>
      <w:bookmarkStart w:id="734" w:name="_Toc63611574"/>
      <w:r w:rsidRPr="00484468">
        <w:rPr>
          <w:rFonts w:ascii="Cambria" w:hAnsi="Cambria"/>
          <w:lang w:val="cs-CZ"/>
          <w:rPrChange w:id="735" w:author="Habas Jan" w:date="2021-02-07T17:31:00Z">
            <w:rPr>
              <w:rFonts w:ascii="Cambria" w:hAnsi="Cambria"/>
              <w:lang w:val="cs-CZ"/>
            </w:rPr>
          </w:rPrChange>
        </w:rPr>
        <w:t>4.2 P5.js</w:t>
      </w:r>
      <w:bookmarkEnd w:id="734"/>
    </w:p>
    <w:p w14:paraId="562F7A4B" w14:textId="450B23C9" w:rsidR="00637AC7" w:rsidRPr="00484468" w:rsidRDefault="00FB4CD8">
      <w:pPr>
        <w:rPr>
          <w:rFonts w:ascii="Cambria" w:hAnsi="Cambria"/>
          <w:lang w:val="cs-CZ"/>
          <w:rPrChange w:id="736" w:author="Habas Jan" w:date="2021-02-07T17:31:00Z">
            <w:rPr>
              <w:rFonts w:ascii="Cambria" w:hAnsi="Cambria"/>
              <w:lang w:val="cs-CZ"/>
            </w:rPr>
          </w:rPrChange>
        </w:rPr>
      </w:pPr>
      <w:r w:rsidRPr="00484468">
        <w:rPr>
          <w:rFonts w:ascii="Cambria" w:hAnsi="Cambria"/>
          <w:lang w:val="cs-CZ"/>
          <w:rPrChange w:id="737" w:author="Habas Jan" w:date="2021-02-07T17:31:00Z">
            <w:rPr>
              <w:rFonts w:ascii="Cambria" w:hAnsi="Cambria"/>
              <w:lang w:val="cs-CZ"/>
            </w:rPr>
          </w:rPrChange>
        </w:rPr>
        <w:t>P5.js je JS open-source knihovna pro základní vykreslování tvarů</w:t>
      </w:r>
      <w:del w:id="738" w:author="Habas Jan" w:date="2021-01-24T19:23:00Z">
        <w:r w:rsidRPr="00484468" w:rsidDel="00E90C16">
          <w:rPr>
            <w:rFonts w:ascii="Cambria" w:hAnsi="Cambria"/>
            <w:lang w:val="cs-CZ"/>
            <w:rPrChange w:id="739" w:author="Habas Jan" w:date="2021-02-07T17:31:00Z">
              <w:rPr>
                <w:rFonts w:ascii="Cambria" w:hAnsi="Cambria"/>
                <w:lang w:val="cs-CZ"/>
              </w:rPr>
            </w:rPrChange>
          </w:rPr>
          <w:delText xml:space="preserve">. </w:delText>
        </w:r>
        <w:commentRangeStart w:id="740"/>
        <w:r w:rsidRPr="00484468" w:rsidDel="00E90C16">
          <w:rPr>
            <w:rFonts w:ascii="Cambria" w:hAnsi="Cambria"/>
            <w:lang w:val="cs-CZ"/>
            <w:rPrChange w:id="741" w:author="Habas Jan" w:date="2021-02-07T17:31:00Z">
              <w:rPr>
                <w:rFonts w:ascii="Cambria" w:hAnsi="Cambria"/>
                <w:lang w:val="cs-CZ"/>
              </w:rPr>
            </w:rPrChange>
          </w:rPr>
          <w:delText>p5</w:delText>
        </w:r>
      </w:del>
      <w:r w:rsidRPr="00484468">
        <w:rPr>
          <w:rFonts w:ascii="Cambria" w:hAnsi="Cambria"/>
          <w:lang w:val="cs-CZ"/>
          <w:rPrChange w:id="742" w:author="Habas Jan" w:date="2021-02-07T17:31:00Z">
            <w:rPr>
              <w:rFonts w:ascii="Cambria" w:hAnsi="Cambria"/>
              <w:lang w:val="cs-CZ"/>
            </w:rPr>
          </w:rPrChange>
        </w:rPr>
        <w:t>.</w:t>
      </w:r>
      <w:commentRangeEnd w:id="740"/>
      <w:r w:rsidR="000B786E" w:rsidRPr="00484468">
        <w:rPr>
          <w:rStyle w:val="Odkaznakoment"/>
          <w:rFonts w:ascii="Cambria" w:hAnsi="Cambria"/>
          <w:rPrChange w:id="743" w:author="Habas Jan" w:date="2021-02-07T17:31:00Z">
            <w:rPr>
              <w:rStyle w:val="Odkaznakoment"/>
            </w:rPr>
          </w:rPrChange>
        </w:rPr>
        <w:commentReference w:id="740"/>
      </w:r>
      <w:del w:id="744" w:author="Habas Jan" w:date="2021-01-24T19:22:00Z">
        <w:r w:rsidRPr="00484468" w:rsidDel="00E90C16">
          <w:rPr>
            <w:rFonts w:ascii="Cambria" w:hAnsi="Cambria"/>
            <w:lang w:val="cs-CZ"/>
            <w:rPrChange w:id="745" w:author="Habas Jan" w:date="2021-02-07T17:31:00Z">
              <w:rPr>
                <w:rFonts w:ascii="Cambria" w:hAnsi="Cambria"/>
                <w:lang w:val="cs-CZ"/>
              </w:rPr>
            </w:rPrChange>
          </w:rPr>
          <w:delText xml:space="preserve"> </w:delText>
        </w:r>
        <w:commentRangeStart w:id="746"/>
        <w:r w:rsidRPr="00484468" w:rsidDel="00E90C16">
          <w:rPr>
            <w:rFonts w:ascii="Cambria" w:hAnsi="Cambria"/>
            <w:lang w:val="cs-CZ"/>
            <w:rPrChange w:id="747" w:author="Habas Jan" w:date="2021-02-07T17:31:00Z">
              <w:rPr>
                <w:rFonts w:ascii="Cambria" w:hAnsi="Cambria"/>
                <w:lang w:val="cs-CZ"/>
              </w:rPr>
            </w:rPrChange>
          </w:rPr>
          <w:delText>Knihovna je v současné době vedena Moira Turnerem a vytvořil ji Lauren Lee McCarthy</w:delText>
        </w:r>
        <w:commentRangeEnd w:id="746"/>
        <w:r w:rsidR="002425CE" w:rsidRPr="00484468" w:rsidDel="00E90C16">
          <w:rPr>
            <w:rStyle w:val="Odkaznakoment"/>
            <w:rFonts w:ascii="Cambria" w:hAnsi="Cambria"/>
            <w:rPrChange w:id="748" w:author="Habas Jan" w:date="2021-02-07T17:31:00Z">
              <w:rPr>
                <w:rStyle w:val="Odkaznakoment"/>
              </w:rPr>
            </w:rPrChange>
          </w:rPr>
          <w:commentReference w:id="746"/>
        </w:r>
        <w:r w:rsidRPr="00484468" w:rsidDel="00E90C16">
          <w:rPr>
            <w:rFonts w:ascii="Cambria" w:hAnsi="Cambria"/>
            <w:lang w:val="cs-CZ"/>
            <w:rPrChange w:id="749" w:author="Habas Jan" w:date="2021-02-07T17:31:00Z">
              <w:rPr>
                <w:rFonts w:ascii="Cambria" w:hAnsi="Cambria"/>
                <w:lang w:val="cs-CZ"/>
              </w:rPr>
            </w:rPrChange>
          </w:rPr>
          <w:delText>.</w:delText>
        </w:r>
      </w:del>
      <w:r w:rsidRPr="00484468">
        <w:rPr>
          <w:rFonts w:ascii="Cambria" w:hAnsi="Cambria"/>
          <w:lang w:val="cs-CZ"/>
          <w:rPrChange w:id="750" w:author="Habas Jan" w:date="2021-02-07T17:31:00Z">
            <w:rPr>
              <w:rFonts w:ascii="Cambria" w:hAnsi="Cambria"/>
              <w:lang w:val="cs-CZ"/>
            </w:rPr>
          </w:rPrChange>
        </w:rPr>
        <w:t xml:space="preserve"> Hlavní myšlenkou knihovny je, že se snaží jednoduchostí zpřístupnit co největší vizuální modifikaci celé stránky. Jedna z největších výhod knihovny je to, že je nenáročná, takže pro vytváření hry je </w:t>
      </w:r>
      <w:del w:id="751" w:author="KOUPIL Jan" w:date="2021-01-24T18:03:00Z">
        <w:r w:rsidRPr="00484468">
          <w:rPr>
            <w:rFonts w:ascii="Cambria" w:hAnsi="Cambria"/>
            <w:lang w:val="cs-CZ"/>
            <w:rPrChange w:id="752" w:author="Habas Jan" w:date="2021-02-07T17:31:00Z">
              <w:rPr>
                <w:rFonts w:ascii="Cambria" w:hAnsi="Cambria"/>
                <w:lang w:val="cs-CZ"/>
              </w:rPr>
            </w:rPrChange>
          </w:rPr>
          <w:delText>optimální</w:delText>
        </w:r>
      </w:del>
      <w:ins w:id="753" w:author="KOUPIL Jan" w:date="2021-01-24T18:03:00Z">
        <w:r w:rsidR="002425CE" w:rsidRPr="00484468">
          <w:rPr>
            <w:rFonts w:ascii="Cambria" w:hAnsi="Cambria"/>
            <w:lang w:val="cs-CZ"/>
            <w:rPrChange w:id="754" w:author="Habas Jan" w:date="2021-02-07T17:31:00Z">
              <w:rPr>
                <w:rFonts w:ascii="Cambria" w:hAnsi="Cambria"/>
                <w:lang w:val="cs-CZ"/>
              </w:rPr>
            </w:rPrChange>
          </w:rPr>
          <w:t>vhodná</w:t>
        </w:r>
      </w:ins>
      <w:r w:rsidRPr="00484468">
        <w:rPr>
          <w:rFonts w:ascii="Cambria" w:hAnsi="Cambria"/>
          <w:lang w:val="cs-CZ"/>
          <w:rPrChange w:id="755" w:author="Habas Jan" w:date="2021-02-07T17:31:00Z">
            <w:rPr>
              <w:rFonts w:ascii="Cambria" w:hAnsi="Cambria"/>
              <w:lang w:val="cs-CZ"/>
            </w:rPr>
          </w:rPrChange>
        </w:rPr>
        <w:t xml:space="preserve">. Knihovna jako taková umí </w:t>
      </w:r>
      <w:del w:id="756" w:author="KOUPIL Jan" w:date="2021-01-24T18:03:00Z">
        <w:r w:rsidRPr="00484468">
          <w:rPr>
            <w:rFonts w:ascii="Cambria" w:hAnsi="Cambria"/>
            <w:lang w:val="cs-CZ"/>
            <w:rPrChange w:id="757" w:author="Habas Jan" w:date="2021-02-07T17:31:00Z">
              <w:rPr>
                <w:rFonts w:ascii="Cambria" w:hAnsi="Cambria"/>
                <w:lang w:val="cs-CZ"/>
              </w:rPr>
            </w:rPrChange>
          </w:rPr>
          <w:delText xml:space="preserve">od </w:delText>
        </w:r>
      </w:del>
      <w:ins w:id="758" w:author="KOUPIL Jan" w:date="2021-01-24T18:03:00Z">
        <w:r w:rsidR="004A517E" w:rsidRPr="00484468">
          <w:rPr>
            <w:rFonts w:ascii="Cambria" w:hAnsi="Cambria"/>
            <w:lang w:val="cs-CZ"/>
            <w:rPrChange w:id="759" w:author="Habas Jan" w:date="2021-02-07T17:31:00Z">
              <w:rPr>
                <w:rFonts w:ascii="Cambria" w:hAnsi="Cambria"/>
                <w:lang w:val="cs-CZ"/>
              </w:rPr>
            </w:rPrChange>
          </w:rPr>
          <w:t xml:space="preserve">kromě </w:t>
        </w:r>
      </w:ins>
      <w:r w:rsidRPr="00484468">
        <w:rPr>
          <w:rFonts w:ascii="Cambria" w:hAnsi="Cambria"/>
          <w:lang w:val="cs-CZ"/>
          <w:rPrChange w:id="760" w:author="Habas Jan" w:date="2021-02-07T17:31:00Z">
            <w:rPr>
              <w:rFonts w:ascii="Cambria" w:hAnsi="Cambria"/>
              <w:lang w:val="cs-CZ"/>
            </w:rPr>
          </w:rPrChange>
        </w:rPr>
        <w:t>základních tvarů typu trojúhelník, čtverec</w:t>
      </w:r>
      <w:ins w:id="761" w:author="KOUPIL Jan" w:date="2021-01-24T18:03:00Z">
        <w:r w:rsidR="004A517E" w:rsidRPr="00484468">
          <w:rPr>
            <w:rFonts w:ascii="Cambria" w:hAnsi="Cambria"/>
            <w:lang w:val="cs-CZ"/>
            <w:rPrChange w:id="762" w:author="Habas Jan" w:date="2021-02-07T17:31:00Z">
              <w:rPr>
                <w:rFonts w:ascii="Cambria" w:hAnsi="Cambria"/>
                <w:lang w:val="cs-CZ"/>
              </w:rPr>
            </w:rPrChange>
          </w:rPr>
          <w:t xml:space="preserve"> nebo</w:t>
        </w:r>
      </w:ins>
      <w:del w:id="763" w:author="KOUPIL Jan" w:date="2021-01-24T18:03:00Z">
        <w:r w:rsidRPr="00484468">
          <w:rPr>
            <w:rFonts w:ascii="Cambria" w:hAnsi="Cambria"/>
            <w:lang w:val="cs-CZ"/>
            <w:rPrChange w:id="764" w:author="Habas Jan" w:date="2021-02-07T17:31:00Z">
              <w:rPr>
                <w:rFonts w:ascii="Cambria" w:hAnsi="Cambria"/>
                <w:lang w:val="cs-CZ"/>
              </w:rPr>
            </w:rPrChange>
          </w:rPr>
          <w:delText>,</w:delText>
        </w:r>
      </w:del>
      <w:r w:rsidRPr="00484468">
        <w:rPr>
          <w:rFonts w:ascii="Cambria" w:hAnsi="Cambria"/>
          <w:lang w:val="cs-CZ"/>
          <w:rPrChange w:id="765" w:author="Habas Jan" w:date="2021-02-07T17:31:00Z">
            <w:rPr>
              <w:rFonts w:ascii="Cambria" w:hAnsi="Cambria"/>
              <w:lang w:val="cs-CZ"/>
            </w:rPr>
          </w:rPrChange>
        </w:rPr>
        <w:t xml:space="preserve"> kruh </w:t>
      </w:r>
      <w:ins w:id="766" w:author="KOUPIL Jan" w:date="2021-01-24T18:03:00Z">
        <w:r w:rsidR="004A517E" w:rsidRPr="00484468">
          <w:rPr>
            <w:rFonts w:ascii="Cambria" w:hAnsi="Cambria"/>
            <w:lang w:val="cs-CZ"/>
            <w:rPrChange w:id="767" w:author="Habas Jan" w:date="2021-02-07T17:31:00Z">
              <w:rPr>
                <w:rFonts w:ascii="Cambria" w:hAnsi="Cambria"/>
                <w:lang w:val="cs-CZ"/>
              </w:rPr>
            </w:rPrChange>
          </w:rPr>
          <w:t xml:space="preserve">vykreslovat </w:t>
        </w:r>
      </w:ins>
      <w:r w:rsidRPr="00484468">
        <w:rPr>
          <w:rFonts w:ascii="Cambria" w:hAnsi="Cambria"/>
          <w:lang w:val="cs-CZ"/>
          <w:rPrChange w:id="768" w:author="Habas Jan" w:date="2021-02-07T17:31:00Z">
            <w:rPr>
              <w:rFonts w:ascii="Cambria" w:hAnsi="Cambria"/>
              <w:lang w:val="cs-CZ"/>
            </w:rPr>
          </w:rPrChange>
        </w:rPr>
        <w:t xml:space="preserve">také složitější </w:t>
      </w:r>
      <w:del w:id="769" w:author="KOUPIL Jan" w:date="2021-01-24T18:03:00Z">
        <w:r w:rsidRPr="00484468">
          <w:rPr>
            <w:rFonts w:ascii="Cambria" w:hAnsi="Cambria"/>
            <w:lang w:val="cs-CZ"/>
            <w:rPrChange w:id="770" w:author="Habas Jan" w:date="2021-02-07T17:31:00Z">
              <w:rPr>
                <w:rFonts w:ascii="Cambria" w:hAnsi="Cambria"/>
                <w:lang w:val="cs-CZ"/>
              </w:rPr>
            </w:rPrChange>
          </w:rPr>
          <w:delText xml:space="preserve">věci </w:delText>
        </w:r>
      </w:del>
      <w:ins w:id="771" w:author="KOUPIL Jan" w:date="2021-01-24T18:03:00Z">
        <w:r w:rsidR="004A517E" w:rsidRPr="00484468">
          <w:rPr>
            <w:rFonts w:ascii="Cambria" w:hAnsi="Cambria"/>
            <w:lang w:val="cs-CZ"/>
            <w:rPrChange w:id="772" w:author="Habas Jan" w:date="2021-02-07T17:31:00Z">
              <w:rPr>
                <w:rFonts w:ascii="Cambria" w:hAnsi="Cambria"/>
                <w:lang w:val="cs-CZ"/>
              </w:rPr>
            </w:rPrChange>
          </w:rPr>
          <w:t xml:space="preserve">objekty </w:t>
        </w:r>
      </w:ins>
      <w:r w:rsidRPr="00484468">
        <w:rPr>
          <w:rFonts w:ascii="Cambria" w:hAnsi="Cambria"/>
          <w:lang w:val="cs-CZ"/>
          <w:rPrChange w:id="773" w:author="Habas Jan" w:date="2021-02-07T17:31:00Z">
            <w:rPr>
              <w:rFonts w:ascii="Cambria" w:hAnsi="Cambria"/>
              <w:lang w:val="cs-CZ"/>
            </w:rPr>
          </w:rPrChange>
        </w:rPr>
        <w:t>jako jsou polygony nebo třeba vykreslení obrázků či</w:t>
      </w:r>
      <w:ins w:id="774" w:author="Habas Jan" w:date="2021-02-04T12:23:00Z">
        <w:r w:rsidR="00562FA3" w:rsidRPr="00484468">
          <w:rPr>
            <w:rFonts w:ascii="Cambria" w:hAnsi="Cambria"/>
            <w:lang w:val="cs-CZ"/>
            <w:rPrChange w:id="775" w:author="Habas Jan" w:date="2021-02-07T17:31:00Z">
              <w:rPr>
                <w:rFonts w:ascii="Cambria" w:hAnsi="Cambria"/>
                <w:lang w:val="cs-CZ"/>
              </w:rPr>
            </w:rPrChange>
          </w:rPr>
          <w:t xml:space="preserve"> obrázků typu</w:t>
        </w:r>
      </w:ins>
      <w:r w:rsidRPr="00484468">
        <w:rPr>
          <w:rFonts w:ascii="Cambria" w:hAnsi="Cambria"/>
          <w:lang w:val="cs-CZ"/>
          <w:rPrChange w:id="776" w:author="Habas Jan" w:date="2021-02-07T17:31:00Z">
            <w:rPr>
              <w:rFonts w:ascii="Cambria" w:hAnsi="Cambria"/>
              <w:lang w:val="cs-CZ"/>
            </w:rPr>
          </w:rPrChange>
        </w:rPr>
        <w:t xml:space="preserve"> </w:t>
      </w:r>
      <w:commentRangeStart w:id="777"/>
      <w:proofErr w:type="spellStart"/>
      <w:r w:rsidRPr="00484468">
        <w:rPr>
          <w:rFonts w:ascii="Cambria" w:hAnsi="Cambria"/>
          <w:lang w:val="cs-CZ"/>
          <w:rPrChange w:id="778" w:author="Habas Jan" w:date="2021-02-07T17:31:00Z">
            <w:rPr>
              <w:rFonts w:ascii="Cambria" w:hAnsi="Cambria"/>
              <w:lang w:val="cs-CZ"/>
            </w:rPr>
          </w:rPrChange>
        </w:rPr>
        <w:t>GIFu</w:t>
      </w:r>
      <w:commentRangeEnd w:id="777"/>
      <w:proofErr w:type="spellEnd"/>
      <w:r w:rsidR="00335714" w:rsidRPr="00484468">
        <w:rPr>
          <w:rStyle w:val="Odkaznakoment"/>
          <w:rFonts w:ascii="Cambria" w:hAnsi="Cambria"/>
          <w:rPrChange w:id="779" w:author="Habas Jan" w:date="2021-02-07T17:31:00Z">
            <w:rPr>
              <w:rStyle w:val="Odkaznakoment"/>
            </w:rPr>
          </w:rPrChange>
        </w:rPr>
        <w:commentReference w:id="777"/>
      </w:r>
      <w:r w:rsidRPr="00484468">
        <w:rPr>
          <w:rFonts w:ascii="Cambria" w:hAnsi="Cambria"/>
          <w:lang w:val="cs-CZ"/>
        </w:rPr>
        <w:t>.</w:t>
      </w:r>
    </w:p>
    <w:p w14:paraId="562F7A4C" w14:textId="77777777" w:rsidR="00637AC7" w:rsidRPr="00484468" w:rsidRDefault="00FB4CD8">
      <w:pPr>
        <w:pStyle w:val="Nadpis2"/>
        <w:rPr>
          <w:rFonts w:ascii="Cambria" w:hAnsi="Cambria"/>
          <w:lang w:val="cs-CZ"/>
          <w:rPrChange w:id="780" w:author="Habas Jan" w:date="2021-02-07T17:31:00Z">
            <w:rPr>
              <w:rFonts w:ascii="Cambria" w:hAnsi="Cambria"/>
              <w:lang w:val="cs-CZ"/>
            </w:rPr>
          </w:rPrChange>
        </w:rPr>
      </w:pPr>
      <w:bookmarkStart w:id="781" w:name="_Toc63611575"/>
      <w:r w:rsidRPr="00484468">
        <w:rPr>
          <w:rFonts w:ascii="Cambria" w:hAnsi="Cambria"/>
          <w:lang w:val="cs-CZ"/>
          <w:rPrChange w:id="782" w:author="Habas Jan" w:date="2021-02-07T17:31:00Z">
            <w:rPr>
              <w:rFonts w:ascii="Cambria" w:hAnsi="Cambria"/>
              <w:lang w:val="cs-CZ"/>
            </w:rPr>
          </w:rPrChange>
        </w:rPr>
        <w:t xml:space="preserve">4.3 Polygon </w:t>
      </w:r>
      <w:proofErr w:type="spellStart"/>
      <w:r w:rsidRPr="00484468">
        <w:rPr>
          <w:rFonts w:ascii="Cambria" w:hAnsi="Cambria"/>
          <w:lang w:val="cs-CZ"/>
          <w:rPrChange w:id="783" w:author="Habas Jan" w:date="2021-02-07T17:31:00Z">
            <w:rPr>
              <w:rFonts w:ascii="Cambria" w:hAnsi="Cambria"/>
              <w:lang w:val="cs-CZ"/>
            </w:rPr>
          </w:rPrChange>
        </w:rPr>
        <w:t>tools</w:t>
      </w:r>
      <w:proofErr w:type="spellEnd"/>
      <w:r w:rsidRPr="00484468">
        <w:rPr>
          <w:rFonts w:ascii="Cambria" w:hAnsi="Cambria"/>
          <w:lang w:val="cs-CZ"/>
          <w:rPrChange w:id="784" w:author="Habas Jan" w:date="2021-02-07T17:31:00Z">
            <w:rPr>
              <w:rFonts w:ascii="Cambria" w:hAnsi="Cambria"/>
              <w:lang w:val="cs-CZ"/>
            </w:rPr>
          </w:rPrChange>
        </w:rPr>
        <w:t xml:space="preserve"> </w:t>
      </w:r>
      <w:proofErr w:type="spellStart"/>
      <w:r w:rsidRPr="00484468">
        <w:rPr>
          <w:rFonts w:ascii="Cambria" w:hAnsi="Cambria"/>
          <w:lang w:val="cs-CZ"/>
          <w:rPrChange w:id="785" w:author="Habas Jan" w:date="2021-02-07T17:31:00Z">
            <w:rPr>
              <w:rFonts w:ascii="Cambria" w:hAnsi="Cambria"/>
              <w:lang w:val="cs-CZ"/>
            </w:rPr>
          </w:rPrChange>
        </w:rPr>
        <w:t>js</w:t>
      </w:r>
      <w:bookmarkEnd w:id="781"/>
      <w:proofErr w:type="spellEnd"/>
    </w:p>
    <w:p w14:paraId="562F7A4D" w14:textId="6262A1A0" w:rsidR="00637AC7" w:rsidRPr="00484468" w:rsidRDefault="00FB4CD8">
      <w:pPr>
        <w:rPr>
          <w:rFonts w:ascii="Cambria" w:hAnsi="Cambria"/>
          <w:szCs w:val="24"/>
          <w:lang w:val="cs-CZ"/>
          <w:rPrChange w:id="786" w:author="Habas Jan" w:date="2021-02-07T17:31:00Z">
            <w:rPr>
              <w:rFonts w:ascii="Cambria" w:hAnsi="Cambria"/>
              <w:szCs w:val="24"/>
              <w:lang w:val="cs-CZ"/>
            </w:rPr>
          </w:rPrChange>
        </w:rPr>
      </w:pPr>
      <w:r w:rsidRPr="00484468">
        <w:rPr>
          <w:rFonts w:ascii="Cambria" w:hAnsi="Cambria"/>
          <w:szCs w:val="24"/>
          <w:lang w:val="cs-CZ"/>
          <w:rPrChange w:id="787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Polygon </w:t>
      </w:r>
      <w:proofErr w:type="spellStart"/>
      <w:r w:rsidRPr="00484468">
        <w:rPr>
          <w:rFonts w:ascii="Cambria" w:hAnsi="Cambria"/>
          <w:szCs w:val="24"/>
          <w:lang w:val="cs-CZ"/>
          <w:rPrChange w:id="788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tools</w:t>
      </w:r>
      <w:proofErr w:type="spellEnd"/>
      <w:r w:rsidRPr="00484468">
        <w:rPr>
          <w:rFonts w:ascii="Cambria" w:hAnsi="Cambria"/>
          <w:szCs w:val="24"/>
          <w:lang w:val="cs-CZ"/>
          <w:rPrChange w:id="789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</w:t>
      </w:r>
      <w:proofErr w:type="spellStart"/>
      <w:r w:rsidRPr="00484468">
        <w:rPr>
          <w:rFonts w:ascii="Cambria" w:hAnsi="Cambria"/>
          <w:szCs w:val="24"/>
          <w:lang w:val="cs-CZ"/>
          <w:rPrChange w:id="790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js</w:t>
      </w:r>
      <w:proofErr w:type="spellEnd"/>
      <w:r w:rsidRPr="00484468">
        <w:rPr>
          <w:rFonts w:ascii="Cambria" w:hAnsi="Cambria"/>
          <w:szCs w:val="24"/>
          <w:lang w:val="cs-CZ"/>
          <w:rPrChange w:id="791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je malá knihovna sloužící k operaci s polygony od jejich vytvoření až po jejich sčítání a odčítání. Knihovna </w:t>
      </w:r>
      <w:del w:id="792" w:author="KOUPIL Jan" w:date="2021-01-24T18:04:00Z">
        <w:r w:rsidRPr="00484468">
          <w:rPr>
            <w:rFonts w:ascii="Cambria" w:hAnsi="Cambria"/>
            <w:szCs w:val="24"/>
            <w:lang w:val="cs-CZ"/>
            <w:rPrChange w:id="793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 xml:space="preserve">ze jména </w:delText>
        </w:r>
      </w:del>
      <w:r w:rsidRPr="00484468">
        <w:rPr>
          <w:rFonts w:ascii="Cambria" w:hAnsi="Cambria"/>
          <w:szCs w:val="24"/>
          <w:lang w:val="cs-CZ"/>
          <w:rPrChange w:id="794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byla využita </w:t>
      </w:r>
      <w:ins w:id="795" w:author="KOUPIL Jan" w:date="2021-01-24T18:04:00Z">
        <w:r w:rsidR="008F32C2" w:rsidRPr="00484468">
          <w:rPr>
            <w:rFonts w:ascii="Cambria" w:hAnsi="Cambria"/>
            <w:szCs w:val="24"/>
            <w:lang w:val="cs-CZ"/>
            <w:rPrChange w:id="796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zejména </w:t>
        </w:r>
      </w:ins>
      <w:r w:rsidRPr="00484468">
        <w:rPr>
          <w:rFonts w:ascii="Cambria" w:hAnsi="Cambria"/>
          <w:szCs w:val="24"/>
          <w:lang w:val="cs-CZ"/>
          <w:rPrChange w:id="797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u tvoření určitých část</w:t>
      </w:r>
      <w:ins w:id="798" w:author="KOUPIL Jan" w:date="2021-01-24T18:04:00Z">
        <w:r w:rsidR="008F32C2" w:rsidRPr="00484468">
          <w:rPr>
            <w:rFonts w:ascii="Cambria" w:hAnsi="Cambria"/>
            <w:szCs w:val="24"/>
            <w:lang w:val="cs-CZ"/>
            <w:rPrChange w:id="799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í</w:t>
        </w:r>
      </w:ins>
      <w:r w:rsidRPr="00484468">
        <w:rPr>
          <w:rFonts w:ascii="Cambria" w:hAnsi="Cambria"/>
          <w:szCs w:val="24"/>
          <w:lang w:val="cs-CZ"/>
          <w:rPrChange w:id="800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mapy a její destrukce.</w:t>
      </w:r>
    </w:p>
    <w:p w14:paraId="562F7A4E" w14:textId="77777777" w:rsidR="00637AC7" w:rsidRPr="00484468" w:rsidRDefault="00FB4CD8">
      <w:pPr>
        <w:pStyle w:val="Nadpis2"/>
        <w:rPr>
          <w:rFonts w:ascii="Cambria" w:hAnsi="Cambria"/>
          <w:lang w:val="cs-CZ"/>
          <w:rPrChange w:id="801" w:author="Habas Jan" w:date="2021-02-07T17:31:00Z">
            <w:rPr>
              <w:rFonts w:ascii="Cambria" w:hAnsi="Cambria"/>
              <w:lang w:val="cs-CZ"/>
            </w:rPr>
          </w:rPrChange>
        </w:rPr>
      </w:pPr>
      <w:bookmarkStart w:id="802" w:name="_Toc63611576"/>
      <w:r w:rsidRPr="00484468">
        <w:rPr>
          <w:rFonts w:ascii="Cambria" w:hAnsi="Cambria"/>
          <w:lang w:val="cs-CZ"/>
          <w:rPrChange w:id="803" w:author="Habas Jan" w:date="2021-02-07T17:31:00Z">
            <w:rPr>
              <w:rFonts w:ascii="Cambria" w:hAnsi="Cambria"/>
              <w:lang w:val="cs-CZ"/>
            </w:rPr>
          </w:rPrChange>
        </w:rPr>
        <w:t>4.4 Decomp.js</w:t>
      </w:r>
      <w:bookmarkEnd w:id="802"/>
    </w:p>
    <w:p w14:paraId="562F7A4F" w14:textId="4969C1FA" w:rsidR="00637AC7" w:rsidRPr="00484468" w:rsidRDefault="00FB4CD8">
      <w:pPr>
        <w:rPr>
          <w:rFonts w:ascii="Cambria" w:hAnsi="Cambria"/>
          <w:szCs w:val="24"/>
          <w:lang w:val="cs-CZ"/>
          <w:rPrChange w:id="804" w:author="Habas Jan" w:date="2021-02-07T17:31:00Z">
            <w:rPr>
              <w:rFonts w:ascii="Cambria" w:hAnsi="Cambria"/>
              <w:szCs w:val="24"/>
              <w:lang w:val="cs-CZ"/>
            </w:rPr>
          </w:rPrChange>
        </w:rPr>
      </w:pPr>
      <w:r w:rsidRPr="00484468">
        <w:rPr>
          <w:rFonts w:ascii="Cambria" w:hAnsi="Cambria"/>
          <w:szCs w:val="24"/>
          <w:lang w:val="cs-CZ"/>
          <w:rPrChange w:id="805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Jedná se o port knihovny </w:t>
      </w:r>
      <w:proofErr w:type="spellStart"/>
      <w:r w:rsidRPr="00484468">
        <w:rPr>
          <w:rFonts w:ascii="Cambria" w:hAnsi="Cambria"/>
          <w:szCs w:val="24"/>
          <w:lang w:val="cs-CZ"/>
          <w:rPrChange w:id="806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Poly</w:t>
      </w:r>
      <w:proofErr w:type="spellEnd"/>
      <w:r w:rsidRPr="00484468">
        <w:rPr>
          <w:rFonts w:ascii="Cambria" w:hAnsi="Cambria"/>
          <w:szCs w:val="24"/>
          <w:lang w:val="cs-CZ"/>
          <w:rPrChange w:id="807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</w:t>
      </w:r>
      <w:proofErr w:type="spellStart"/>
      <w:r w:rsidRPr="00484468">
        <w:rPr>
          <w:rFonts w:ascii="Cambria" w:hAnsi="Cambria"/>
          <w:szCs w:val="24"/>
          <w:lang w:val="cs-CZ"/>
          <w:rPrChange w:id="808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Decomp</w:t>
      </w:r>
      <w:proofErr w:type="spellEnd"/>
      <w:r w:rsidRPr="00484468">
        <w:rPr>
          <w:rFonts w:ascii="Cambria" w:hAnsi="Cambria"/>
          <w:szCs w:val="24"/>
          <w:lang w:val="cs-CZ"/>
          <w:rPrChange w:id="809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, kterou napsal Mark </w:t>
      </w:r>
      <w:proofErr w:type="spellStart"/>
      <w:r w:rsidRPr="00484468">
        <w:rPr>
          <w:rFonts w:ascii="Cambria" w:hAnsi="Cambria"/>
          <w:szCs w:val="24"/>
          <w:lang w:val="cs-CZ"/>
          <w:rPrChange w:id="810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Penner</w:t>
      </w:r>
      <w:proofErr w:type="spellEnd"/>
      <w:r w:rsidRPr="00484468">
        <w:rPr>
          <w:rFonts w:ascii="Cambria" w:hAnsi="Cambria"/>
          <w:szCs w:val="24"/>
          <w:lang w:val="cs-CZ"/>
          <w:rPrChange w:id="811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. Knihovna nabízí dva algoritmy. Jeden, který je více </w:t>
      </w:r>
      <w:commentRangeStart w:id="812"/>
      <w:del w:id="813" w:author="Habas Jan" w:date="2021-01-24T19:23:00Z">
        <w:r w:rsidRPr="00484468" w:rsidDel="004E6F52">
          <w:rPr>
            <w:rFonts w:ascii="Cambria" w:hAnsi="Cambria"/>
            <w:szCs w:val="24"/>
            <w:lang w:val="cs-CZ"/>
            <w:rPrChange w:id="814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>optimální</w:delText>
        </w:r>
        <w:commentRangeEnd w:id="812"/>
        <w:r w:rsidR="008F32C2" w:rsidRPr="00484468" w:rsidDel="004E6F52">
          <w:rPr>
            <w:rStyle w:val="Odkaznakoment"/>
            <w:rFonts w:ascii="Cambria" w:hAnsi="Cambria"/>
            <w:rPrChange w:id="815" w:author="Habas Jan" w:date="2021-02-07T17:31:00Z">
              <w:rPr>
                <w:rStyle w:val="Odkaznakoment"/>
              </w:rPr>
            </w:rPrChange>
          </w:rPr>
          <w:commentReference w:id="812"/>
        </w:r>
        <w:r w:rsidRPr="00484468" w:rsidDel="004E6F52">
          <w:rPr>
            <w:rFonts w:ascii="Cambria" w:hAnsi="Cambria"/>
            <w:szCs w:val="24"/>
            <w:lang w:val="cs-CZ"/>
            <w:rPrChange w:id="816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 xml:space="preserve"> </w:delText>
        </w:r>
      </w:del>
      <w:ins w:id="817" w:author="Habas Jan" w:date="2021-01-24T19:23:00Z">
        <w:r w:rsidR="004E6F52" w:rsidRPr="00484468">
          <w:rPr>
            <w:rFonts w:ascii="Cambria" w:hAnsi="Cambria"/>
            <w:szCs w:val="24"/>
            <w:lang w:val="cs-CZ"/>
            <w:rPrChange w:id="818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optimalizovaný </w:t>
        </w:r>
      </w:ins>
      <w:r w:rsidRPr="00484468">
        <w:rPr>
          <w:rFonts w:ascii="Cambria" w:hAnsi="Cambria"/>
          <w:szCs w:val="24"/>
          <w:lang w:val="cs-CZ"/>
          <w:rPrChange w:id="819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ale pomalý a druhý, který je méně </w:t>
      </w:r>
      <w:del w:id="820" w:author="Habas Jan" w:date="2021-01-31T14:24:00Z">
        <w:r w:rsidRPr="00484468" w:rsidDel="00102F4F">
          <w:rPr>
            <w:rFonts w:ascii="Cambria" w:hAnsi="Cambria"/>
            <w:szCs w:val="24"/>
            <w:lang w:val="cs-CZ"/>
            <w:rPrChange w:id="821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 xml:space="preserve">optimální </w:delText>
        </w:r>
      </w:del>
      <w:ins w:id="822" w:author="Habas Jan" w:date="2021-01-31T14:24:00Z">
        <w:r w:rsidR="00102F4F" w:rsidRPr="00484468">
          <w:rPr>
            <w:rFonts w:ascii="Cambria" w:hAnsi="Cambria"/>
            <w:szCs w:val="24"/>
            <w:lang w:val="cs-CZ"/>
            <w:rPrChange w:id="823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přesný </w:t>
        </w:r>
      </w:ins>
      <w:r w:rsidRPr="00484468">
        <w:rPr>
          <w:rFonts w:ascii="Cambria" w:hAnsi="Cambria"/>
          <w:szCs w:val="24"/>
          <w:lang w:val="cs-CZ"/>
          <w:rPrChange w:id="824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ale rychlý. Tato knihovna se zde nachází, protože úzce spolupracuje s naším Matter.js </w:t>
      </w:r>
      <w:proofErr w:type="spellStart"/>
      <w:r w:rsidRPr="00484468">
        <w:rPr>
          <w:rFonts w:ascii="Cambria" w:hAnsi="Cambria"/>
          <w:szCs w:val="24"/>
          <w:lang w:val="cs-CZ"/>
          <w:rPrChange w:id="825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enginem</w:t>
      </w:r>
      <w:proofErr w:type="spellEnd"/>
      <w:r w:rsidRPr="00484468">
        <w:rPr>
          <w:rFonts w:ascii="Cambria" w:hAnsi="Cambria"/>
          <w:szCs w:val="24"/>
          <w:lang w:val="cs-CZ"/>
          <w:rPrChange w:id="826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a jeho prací s polygony. </w:t>
      </w:r>
    </w:p>
    <w:p w14:paraId="562F7A50" w14:textId="77777777" w:rsidR="00637AC7" w:rsidRPr="00484468" w:rsidRDefault="00637AC7">
      <w:pPr>
        <w:rPr>
          <w:rFonts w:ascii="Cambria" w:hAnsi="Cambria"/>
          <w:b/>
          <w:bCs/>
          <w:sz w:val="28"/>
          <w:szCs w:val="28"/>
          <w:lang w:val="cs-CZ"/>
          <w:rPrChange w:id="827" w:author="Habas Jan" w:date="2021-02-07T17:31:00Z">
            <w:rPr>
              <w:rFonts w:ascii="Cambria" w:hAnsi="Cambria"/>
              <w:b/>
              <w:bCs/>
              <w:sz w:val="28"/>
              <w:szCs w:val="28"/>
              <w:lang w:val="cs-CZ"/>
            </w:rPr>
          </w:rPrChange>
        </w:rPr>
      </w:pPr>
    </w:p>
    <w:p w14:paraId="562F7A51" w14:textId="77777777" w:rsidR="00637AC7" w:rsidRPr="00484468" w:rsidRDefault="00FB4CD8">
      <w:pPr>
        <w:pStyle w:val="Nadpis1"/>
        <w:rPr>
          <w:rFonts w:ascii="Cambria" w:hAnsi="Cambria"/>
          <w:lang w:val="cs-CZ"/>
          <w:rPrChange w:id="828" w:author="Habas Jan" w:date="2021-02-07T17:31:00Z">
            <w:rPr>
              <w:rFonts w:ascii="Cambria" w:hAnsi="Cambria"/>
              <w:lang w:val="cs-CZ"/>
            </w:rPr>
          </w:rPrChange>
        </w:rPr>
      </w:pPr>
      <w:bookmarkStart w:id="829" w:name="_Toc63611577"/>
      <w:r w:rsidRPr="00484468">
        <w:rPr>
          <w:rFonts w:ascii="Cambria" w:hAnsi="Cambria"/>
          <w:lang w:val="cs-CZ"/>
          <w:rPrChange w:id="830" w:author="Habas Jan" w:date="2021-02-07T17:31:00Z">
            <w:rPr>
              <w:rFonts w:ascii="Cambria" w:hAnsi="Cambria"/>
              <w:lang w:val="cs-CZ"/>
            </w:rPr>
          </w:rPrChange>
        </w:rPr>
        <w:t>5.  Tvoření hry</w:t>
      </w:r>
      <w:bookmarkEnd w:id="829"/>
    </w:p>
    <w:p w14:paraId="562F7A52" w14:textId="77777777" w:rsidR="00637AC7" w:rsidRPr="00484468" w:rsidRDefault="00FB4CD8">
      <w:pPr>
        <w:pStyle w:val="Nadpis2"/>
        <w:rPr>
          <w:rFonts w:ascii="Cambria" w:hAnsi="Cambria"/>
          <w:lang w:val="cs-CZ"/>
          <w:rPrChange w:id="831" w:author="Habas Jan" w:date="2021-02-07T17:31:00Z">
            <w:rPr>
              <w:rFonts w:ascii="Cambria" w:hAnsi="Cambria"/>
              <w:lang w:val="cs-CZ"/>
            </w:rPr>
          </w:rPrChange>
        </w:rPr>
      </w:pPr>
      <w:bookmarkStart w:id="832" w:name="_Toc63611578"/>
      <w:r w:rsidRPr="00484468">
        <w:rPr>
          <w:rFonts w:ascii="Cambria" w:hAnsi="Cambria"/>
          <w:lang w:val="cs-CZ"/>
          <w:rPrChange w:id="833" w:author="Habas Jan" w:date="2021-02-07T17:31:00Z">
            <w:rPr>
              <w:rFonts w:ascii="Cambria" w:hAnsi="Cambria"/>
              <w:lang w:val="cs-CZ"/>
            </w:rPr>
          </w:rPrChange>
        </w:rPr>
        <w:t>5.1 Svět</w:t>
      </w:r>
      <w:bookmarkEnd w:id="832"/>
    </w:p>
    <w:p w14:paraId="562F7A53" w14:textId="32DFFD14" w:rsidR="00637AC7" w:rsidRPr="00484468" w:rsidRDefault="00ED5046">
      <w:pPr>
        <w:rPr>
          <w:rFonts w:ascii="Cambria" w:hAnsi="Cambria"/>
          <w:szCs w:val="24"/>
          <w:lang w:val="cs-CZ"/>
          <w:rPrChange w:id="834" w:author="Habas Jan" w:date="2021-02-07T17:31:00Z">
            <w:rPr>
              <w:rFonts w:ascii="Cambria" w:hAnsi="Cambria"/>
              <w:szCs w:val="24"/>
              <w:lang w:val="cs-CZ"/>
            </w:rPr>
          </w:rPrChange>
        </w:rPr>
      </w:pPr>
      <w:ins w:id="835" w:author="Habas Jan" w:date="2021-01-24T19:24:00Z">
        <w:r w:rsidRPr="00484468">
          <w:rPr>
            <w:rFonts w:ascii="Cambria" w:hAnsi="Cambria"/>
            <w:szCs w:val="24"/>
            <w:lang w:val="cs-CZ"/>
            <w:rPrChange w:id="836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Klíčovým </w:t>
        </w:r>
        <w:r w:rsidR="000E2679" w:rsidRPr="00484468">
          <w:rPr>
            <w:rFonts w:ascii="Cambria" w:hAnsi="Cambria"/>
            <w:szCs w:val="24"/>
            <w:lang w:val="cs-CZ"/>
            <w:rPrChange w:id="837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faktorem je pro </w:t>
        </w:r>
        <w:proofErr w:type="spellStart"/>
        <w:r w:rsidR="000E2679" w:rsidRPr="00484468">
          <w:rPr>
            <w:rFonts w:ascii="Cambria" w:hAnsi="Cambria"/>
            <w:szCs w:val="24"/>
            <w:lang w:val="cs-CZ"/>
            <w:rPrChange w:id="838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engine</w:t>
        </w:r>
        <w:proofErr w:type="spellEnd"/>
        <w:r w:rsidR="000E2679" w:rsidRPr="00484468">
          <w:rPr>
            <w:rFonts w:ascii="Cambria" w:hAnsi="Cambria"/>
            <w:szCs w:val="24"/>
            <w:lang w:val="cs-CZ"/>
            <w:rPrChange w:id="839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takzvaný </w:t>
        </w:r>
        <w:proofErr w:type="spellStart"/>
        <w:r w:rsidR="000E2679" w:rsidRPr="00484468">
          <w:rPr>
            <w:rFonts w:ascii="Cambria" w:hAnsi="Cambria"/>
            <w:szCs w:val="24"/>
            <w:lang w:val="cs-CZ"/>
            <w:rPrChange w:id="840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world</w:t>
        </w:r>
        <w:proofErr w:type="spellEnd"/>
        <w:r w:rsidR="00622997" w:rsidRPr="00484468">
          <w:rPr>
            <w:rFonts w:ascii="Cambria" w:hAnsi="Cambria"/>
            <w:szCs w:val="24"/>
            <w:lang w:val="cs-CZ"/>
            <w:rPrChange w:id="841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. V něm uchovává své objekty</w:t>
        </w:r>
        <w:r w:rsidR="00AA761D" w:rsidRPr="00484468">
          <w:rPr>
            <w:rFonts w:ascii="Cambria" w:hAnsi="Cambria"/>
            <w:szCs w:val="24"/>
            <w:lang w:val="cs-CZ"/>
            <w:rPrChange w:id="842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a tvoří jejich</w:t>
        </w:r>
      </w:ins>
      <w:ins w:id="843" w:author="Habas Jan" w:date="2021-01-24T19:25:00Z">
        <w:r w:rsidR="00984C4A" w:rsidRPr="00484468">
          <w:rPr>
            <w:rFonts w:ascii="Cambria" w:hAnsi="Cambria"/>
            <w:szCs w:val="24"/>
            <w:lang w:val="cs-CZ"/>
            <w:rPrChange w:id="844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</w:t>
        </w:r>
        <w:proofErr w:type="spellStart"/>
        <w:r w:rsidR="00984C4A" w:rsidRPr="00484468">
          <w:rPr>
            <w:rFonts w:ascii="Cambria" w:hAnsi="Cambria"/>
            <w:szCs w:val="24"/>
            <w:lang w:val="cs-CZ"/>
            <w:rPrChange w:id="845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jejich</w:t>
        </w:r>
        <w:proofErr w:type="spellEnd"/>
        <w:r w:rsidR="00984C4A" w:rsidRPr="00484468">
          <w:rPr>
            <w:rFonts w:ascii="Cambria" w:hAnsi="Cambria"/>
            <w:szCs w:val="24"/>
            <w:lang w:val="cs-CZ"/>
            <w:rPrChange w:id="846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reálnou simulaci jako jsou srážky, klouzaní a tak dále.</w:t>
        </w:r>
      </w:ins>
      <w:commentRangeStart w:id="847"/>
      <w:del w:id="848" w:author="Habas Jan" w:date="2021-01-24T19:25:00Z">
        <w:r w:rsidR="00FB4CD8" w:rsidRPr="00484468" w:rsidDel="00984C4A">
          <w:rPr>
            <w:rFonts w:ascii="Cambria" w:hAnsi="Cambria"/>
            <w:szCs w:val="24"/>
            <w:lang w:val="cs-CZ"/>
            <w:rPrChange w:id="849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>Základem této hry je world což je pro Matter.js prostředí, kde uchovává své objekty a tvoří jejich reálnou simulaci jako srážky, klouzání a tak dále</w:delText>
        </w:r>
        <w:commentRangeEnd w:id="847"/>
        <w:r w:rsidR="006F3B81" w:rsidRPr="00484468" w:rsidDel="00984C4A">
          <w:rPr>
            <w:rStyle w:val="Odkaznakoment"/>
            <w:rFonts w:ascii="Cambria" w:hAnsi="Cambria"/>
            <w:rPrChange w:id="850" w:author="Habas Jan" w:date="2021-02-07T17:31:00Z">
              <w:rPr>
                <w:rStyle w:val="Odkaznakoment"/>
              </w:rPr>
            </w:rPrChange>
          </w:rPr>
          <w:commentReference w:id="847"/>
        </w:r>
        <w:r w:rsidR="00FB4CD8" w:rsidRPr="00484468" w:rsidDel="00984C4A">
          <w:rPr>
            <w:rFonts w:ascii="Cambria" w:hAnsi="Cambria"/>
            <w:szCs w:val="24"/>
            <w:lang w:val="cs-CZ"/>
            <w:rPrChange w:id="851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>.</w:delText>
        </w:r>
      </w:del>
      <w:r w:rsidR="00FB4CD8" w:rsidRPr="00484468">
        <w:rPr>
          <w:rFonts w:ascii="Cambria" w:hAnsi="Cambria"/>
          <w:szCs w:val="24"/>
          <w:lang w:val="cs-CZ"/>
          <w:rPrChange w:id="852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Pak ale přišel krok dosazení samotné mapy.</w:t>
      </w:r>
    </w:p>
    <w:p w14:paraId="562F7A54" w14:textId="2511A5B1" w:rsidR="00637AC7" w:rsidRPr="00484468" w:rsidRDefault="00FB4CD8">
      <w:pPr>
        <w:rPr>
          <w:rFonts w:ascii="Cambria" w:hAnsi="Cambria"/>
          <w:szCs w:val="24"/>
          <w:lang w:val="cs-CZ"/>
          <w:rPrChange w:id="853" w:author="Habas Jan" w:date="2021-02-07T17:31:00Z">
            <w:rPr>
              <w:rFonts w:ascii="Cambria" w:hAnsi="Cambria"/>
              <w:szCs w:val="24"/>
              <w:lang w:val="cs-CZ"/>
            </w:rPr>
          </w:rPrChange>
        </w:rPr>
      </w:pPr>
      <w:r w:rsidRPr="00484468">
        <w:rPr>
          <w:rFonts w:ascii="Cambria" w:hAnsi="Cambria"/>
          <w:szCs w:val="24"/>
          <w:lang w:val="cs-CZ"/>
          <w:rPrChange w:id="854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Původní nápad, jak vytvořit mapu, byl, zkusit udělat velké elipsy, které se budou náhodně podle algoritmu generovat, a zaručí tak náhodnost mapy. </w:t>
      </w:r>
      <w:commentRangeStart w:id="855"/>
      <w:del w:id="856" w:author="Habas Jan" w:date="2021-01-24T19:26:00Z">
        <w:r w:rsidRPr="00484468" w:rsidDel="00126162">
          <w:rPr>
            <w:rFonts w:ascii="Cambria" w:hAnsi="Cambria"/>
            <w:szCs w:val="24"/>
            <w:lang w:val="cs-CZ"/>
            <w:rPrChange w:id="857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>To se nakonec nepovedlo uskutečnit kvůli náročnosti této cesty.</w:delText>
        </w:r>
        <w:commentRangeEnd w:id="855"/>
        <w:r w:rsidR="00DE6F3F" w:rsidRPr="00484468" w:rsidDel="00126162">
          <w:rPr>
            <w:rStyle w:val="Odkaznakoment"/>
            <w:rFonts w:ascii="Cambria" w:hAnsi="Cambria"/>
            <w:rPrChange w:id="858" w:author="Habas Jan" w:date="2021-02-07T17:31:00Z">
              <w:rPr>
                <w:rStyle w:val="Odkaznakoment"/>
              </w:rPr>
            </w:rPrChange>
          </w:rPr>
          <w:commentReference w:id="855"/>
        </w:r>
      </w:del>
      <w:ins w:id="859" w:author="Habas Jan" w:date="2021-01-24T19:26:00Z">
        <w:r w:rsidR="00126162" w:rsidRPr="00484468">
          <w:rPr>
            <w:rFonts w:ascii="Cambria" w:hAnsi="Cambria"/>
            <w:szCs w:val="24"/>
            <w:lang w:val="cs-CZ"/>
          </w:rPr>
          <w:t>To se nakonec neuskutečnilo</w:t>
        </w:r>
        <w:r w:rsidR="00763CB4" w:rsidRPr="00484468">
          <w:rPr>
            <w:rFonts w:ascii="Cambria" w:hAnsi="Cambria"/>
            <w:szCs w:val="24"/>
            <w:lang w:val="cs-CZ"/>
            <w:rPrChange w:id="860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, protože byla nalezena lepší </w:t>
        </w:r>
        <w:proofErr w:type="gramStart"/>
        <w:r w:rsidR="00763CB4" w:rsidRPr="00484468">
          <w:rPr>
            <w:rFonts w:ascii="Cambria" w:hAnsi="Cambria"/>
            <w:szCs w:val="24"/>
            <w:lang w:val="cs-CZ"/>
            <w:rPrChange w:id="861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cesta</w:t>
        </w:r>
        <w:proofErr w:type="gramEnd"/>
        <w:r w:rsidR="00763CB4" w:rsidRPr="00484468">
          <w:rPr>
            <w:rFonts w:ascii="Cambria" w:hAnsi="Cambria"/>
            <w:szCs w:val="24"/>
            <w:lang w:val="cs-CZ"/>
            <w:rPrChange w:id="862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jak mapu vytvořit.</w:t>
        </w:r>
      </w:ins>
      <w:r w:rsidRPr="00484468">
        <w:rPr>
          <w:rFonts w:ascii="Cambria" w:hAnsi="Cambria"/>
          <w:szCs w:val="24"/>
          <w:lang w:val="cs-CZ"/>
          <w:rPrChange w:id="863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</w:t>
      </w:r>
    </w:p>
    <w:p w14:paraId="562F7A55" w14:textId="14B0D793" w:rsidR="00637AC7" w:rsidRPr="00484468" w:rsidRDefault="00FB4CD8">
      <w:pPr>
        <w:rPr>
          <w:rFonts w:ascii="Cambria" w:hAnsi="Cambria"/>
          <w:szCs w:val="24"/>
          <w:lang w:val="cs-CZ"/>
          <w:rPrChange w:id="864" w:author="Habas Jan" w:date="2021-02-07T17:31:00Z">
            <w:rPr>
              <w:rFonts w:ascii="Cambria" w:hAnsi="Cambria"/>
              <w:szCs w:val="24"/>
              <w:lang w:val="cs-CZ"/>
            </w:rPr>
          </w:rPrChange>
        </w:rPr>
      </w:pPr>
      <w:r w:rsidRPr="00484468">
        <w:rPr>
          <w:rFonts w:ascii="Cambria" w:hAnsi="Cambria"/>
          <w:szCs w:val="24"/>
          <w:lang w:val="cs-CZ"/>
          <w:rPrChange w:id="865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Druhým nápadem bylo zkusit vytvořit náhodou mapu pomocí algoritmu </w:t>
      </w:r>
      <w:commentRangeStart w:id="866"/>
      <w:proofErr w:type="spellStart"/>
      <w:r w:rsidRPr="00484468">
        <w:rPr>
          <w:rFonts w:ascii="Cambria" w:hAnsi="Cambria"/>
          <w:szCs w:val="24"/>
          <w:lang w:val="cs-CZ"/>
          <w:rPrChange w:id="867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perlinova</w:t>
      </w:r>
      <w:proofErr w:type="spellEnd"/>
      <w:r w:rsidRPr="00484468">
        <w:rPr>
          <w:rFonts w:ascii="Cambria" w:hAnsi="Cambria"/>
          <w:szCs w:val="24"/>
          <w:lang w:val="cs-CZ"/>
          <w:rPrChange w:id="868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šumu</w:t>
      </w:r>
      <w:commentRangeEnd w:id="866"/>
      <w:r w:rsidR="00234227" w:rsidRPr="00484468">
        <w:rPr>
          <w:rStyle w:val="Odkaznakoment"/>
          <w:rFonts w:ascii="Cambria" w:hAnsi="Cambria"/>
          <w:rPrChange w:id="869" w:author="Habas Jan" w:date="2021-02-07T17:31:00Z">
            <w:rPr>
              <w:rStyle w:val="Odkaznakoment"/>
            </w:rPr>
          </w:rPrChange>
        </w:rPr>
        <w:commentReference w:id="866"/>
      </w:r>
      <w:customXmlInsRangeStart w:id="870" w:author="Habas Jan" w:date="2021-01-31T14:50:00Z"/>
      <w:sdt>
        <w:sdtPr>
          <w:rPr>
            <w:rFonts w:ascii="Cambria" w:hAnsi="Cambria"/>
            <w:szCs w:val="24"/>
            <w:lang w:val="cs-CZ"/>
          </w:rPr>
          <w:id w:val="172232394"/>
          <w:citation/>
        </w:sdtPr>
        <w:sdtEndPr>
          <w:rPr>
            <w:rPrChange w:id="871" w:author="Habas Jan" w:date="2021-02-07T17:31:00Z">
              <w:rPr>
                <w:rStyle w:val="Odkaznakoment"/>
              </w:rPr>
            </w:rPrChange>
          </w:rPr>
        </w:sdtEndPr>
        <w:sdtContent>
          <w:customXmlInsRangeEnd w:id="870"/>
          <w:ins w:id="872" w:author="Habas Jan" w:date="2021-01-31T14:50:00Z">
            <w:r w:rsidR="0086505D" w:rsidRPr="00484468">
              <w:rPr>
                <w:rFonts w:ascii="Cambria" w:hAnsi="Cambria"/>
                <w:szCs w:val="24"/>
                <w:lang w:val="cs-CZ"/>
                <w:rPrChange w:id="873" w:author="Habas Jan" w:date="2021-02-07T17:31:00Z">
                  <w:rPr>
                    <w:rFonts w:ascii="Cambria" w:hAnsi="Cambria"/>
                    <w:szCs w:val="24"/>
                    <w:lang w:val="cs-CZ"/>
                  </w:rPr>
                </w:rPrChange>
              </w:rPr>
              <w:fldChar w:fldCharType="begin"/>
            </w:r>
            <w:r w:rsidR="0086505D" w:rsidRPr="00484468">
              <w:rPr>
                <w:rFonts w:ascii="Cambria" w:hAnsi="Cambria"/>
                <w:szCs w:val="24"/>
                <w:lang w:val="cs-CZ"/>
                <w:rPrChange w:id="874" w:author="Habas Jan" w:date="2021-02-07T17:31:00Z">
                  <w:rPr>
                    <w:rFonts w:ascii="Cambria" w:hAnsi="Cambria"/>
                    <w:szCs w:val="24"/>
                    <w:lang w:val="cs-CZ"/>
                  </w:rPr>
                </w:rPrChange>
              </w:rPr>
              <w:instrText xml:space="preserve"> CITATION Per \l 1029 </w:instrText>
            </w:r>
          </w:ins>
          <w:r w:rsidR="0086505D" w:rsidRPr="00484468">
            <w:rPr>
              <w:rFonts w:ascii="Cambria" w:hAnsi="Cambria"/>
              <w:szCs w:val="24"/>
              <w:lang w:val="cs-CZ"/>
              <w:rPrChange w:id="875" w:author="Habas Jan" w:date="2021-02-07T17:31:00Z">
                <w:rPr>
                  <w:rFonts w:ascii="Cambria" w:hAnsi="Cambria"/>
                  <w:szCs w:val="24"/>
                  <w:lang w:val="cs-CZ"/>
                </w:rPr>
              </w:rPrChange>
            </w:rPr>
            <w:fldChar w:fldCharType="separate"/>
          </w:r>
          <w:r w:rsidR="00B955E9">
            <w:rPr>
              <w:rFonts w:ascii="Cambria" w:hAnsi="Cambria"/>
              <w:noProof/>
              <w:szCs w:val="24"/>
              <w:lang w:val="cs-CZ"/>
            </w:rPr>
            <w:t xml:space="preserve"> </w:t>
          </w:r>
          <w:r w:rsidR="00B955E9" w:rsidRPr="00B955E9">
            <w:rPr>
              <w:rFonts w:ascii="Cambria" w:hAnsi="Cambria"/>
              <w:noProof/>
              <w:szCs w:val="24"/>
              <w:lang w:val="cs-CZ"/>
            </w:rPr>
            <w:t>[4]</w:t>
          </w:r>
          <w:ins w:id="876" w:author="Habas Jan" w:date="2021-01-31T14:50:00Z">
            <w:r w:rsidR="0086505D" w:rsidRPr="00484468">
              <w:rPr>
                <w:rFonts w:ascii="Cambria" w:hAnsi="Cambria"/>
                <w:szCs w:val="24"/>
                <w:lang w:val="cs-CZ"/>
                <w:rPrChange w:id="877" w:author="Habas Jan" w:date="2021-02-07T17:31:00Z">
                  <w:rPr>
                    <w:rFonts w:ascii="Cambria" w:hAnsi="Cambria"/>
                    <w:szCs w:val="24"/>
                    <w:lang w:val="cs-CZ"/>
                  </w:rPr>
                </w:rPrChange>
              </w:rPr>
              <w:fldChar w:fldCharType="end"/>
            </w:r>
          </w:ins>
          <w:customXmlInsRangeStart w:id="878" w:author="Habas Jan" w:date="2021-01-31T14:50:00Z"/>
        </w:sdtContent>
      </w:sdt>
      <w:customXmlInsRangeEnd w:id="878"/>
      <w:r w:rsidRPr="00484468">
        <w:rPr>
          <w:rFonts w:ascii="Cambria" w:hAnsi="Cambria"/>
          <w:szCs w:val="24"/>
          <w:lang w:val="cs-CZ"/>
        </w:rPr>
        <w:t xml:space="preserve">. Toto řešení fungovalo na vygenerování mapy, která připomínala jeskyni a byla by použitelná. Bohužel </w:t>
      </w:r>
      <w:ins w:id="879" w:author="Habas Jan" w:date="2021-01-24T19:32:00Z">
        <w:r w:rsidR="002E5226" w:rsidRPr="00484468">
          <w:rPr>
            <w:rFonts w:ascii="Cambria" w:hAnsi="Cambria"/>
            <w:szCs w:val="24"/>
            <w:lang w:val="cs-CZ"/>
            <w:rPrChange w:id="880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se nepodařilo najít vhodný způsob, jak přenést</w:t>
        </w:r>
      </w:ins>
      <w:commentRangeStart w:id="881"/>
      <w:del w:id="882" w:author="Habas Jan" w:date="2021-01-24T19:32:00Z">
        <w:r w:rsidRPr="00484468" w:rsidDel="002E5226">
          <w:rPr>
            <w:rFonts w:ascii="Cambria" w:hAnsi="Cambria"/>
            <w:szCs w:val="24"/>
            <w:lang w:val="cs-CZ"/>
            <w:rPrChange w:id="883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>jsem nepřišel na způsob</w:delText>
        </w:r>
      </w:del>
      <w:commentRangeEnd w:id="881"/>
      <w:r w:rsidR="00234227" w:rsidRPr="00484468">
        <w:rPr>
          <w:rStyle w:val="Odkaznakoment"/>
          <w:rFonts w:ascii="Cambria" w:hAnsi="Cambria"/>
          <w:rPrChange w:id="884" w:author="Habas Jan" w:date="2021-02-07T17:31:00Z">
            <w:rPr>
              <w:rStyle w:val="Odkaznakoment"/>
            </w:rPr>
          </w:rPrChange>
        </w:rPr>
        <w:commentReference w:id="881"/>
      </w:r>
      <w:del w:id="885" w:author="Habas Jan" w:date="2021-01-24T19:32:00Z">
        <w:r w:rsidRPr="00484468" w:rsidDel="002E5226">
          <w:rPr>
            <w:rFonts w:ascii="Cambria" w:hAnsi="Cambria"/>
            <w:szCs w:val="24"/>
            <w:lang w:val="cs-CZ"/>
            <w:rPrChange w:id="886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>, jak bych přenesl</w:delText>
        </w:r>
      </w:del>
      <w:r w:rsidRPr="00484468">
        <w:rPr>
          <w:rFonts w:ascii="Cambria" w:hAnsi="Cambria"/>
          <w:szCs w:val="24"/>
          <w:lang w:val="cs-CZ"/>
          <w:rPrChange w:id="887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tuto cestu do </w:t>
      </w:r>
      <w:proofErr w:type="spellStart"/>
      <w:r w:rsidRPr="00484468">
        <w:rPr>
          <w:rFonts w:ascii="Cambria" w:hAnsi="Cambria"/>
          <w:szCs w:val="24"/>
          <w:lang w:val="cs-CZ"/>
          <w:rPrChange w:id="888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enginu</w:t>
      </w:r>
      <w:proofErr w:type="spellEnd"/>
      <w:r w:rsidRPr="00484468">
        <w:rPr>
          <w:rFonts w:ascii="Cambria" w:hAnsi="Cambria"/>
          <w:szCs w:val="24"/>
          <w:lang w:val="cs-CZ"/>
          <w:rPrChange w:id="889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Matter.js, tak jsem se nakonec vydal cestou kreslení polygonů, které jsem pak vložil do světa jako součásti mapy.</w:t>
      </w:r>
    </w:p>
    <w:p w14:paraId="562F7A56" w14:textId="77777777" w:rsidR="00637AC7" w:rsidRPr="00484468" w:rsidRDefault="00FB4CD8">
      <w:pPr>
        <w:keepNext/>
        <w:rPr>
          <w:rFonts w:ascii="Cambria" w:hAnsi="Cambria"/>
        </w:rPr>
      </w:pPr>
      <w:r w:rsidRPr="00484468">
        <w:rPr>
          <w:rFonts w:ascii="Cambria" w:hAnsi="Cambria"/>
          <w:noProof/>
          <w:rPrChange w:id="890" w:author="Habas Jan" w:date="2021-02-07T17:31:00Z">
            <w:rPr>
              <w:noProof/>
            </w:rPr>
          </w:rPrChange>
        </w:rPr>
        <w:lastRenderedPageBreak/>
        <w:drawing>
          <wp:inline distT="0" distB="0" distL="0" distR="0" wp14:anchorId="562F7A72" wp14:editId="562F7A73">
            <wp:extent cx="5760720" cy="2677795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7A57" w14:textId="46D81298" w:rsidR="00637AC7" w:rsidRPr="00484468" w:rsidRDefault="00FB4CD8">
      <w:pPr>
        <w:pStyle w:val="Titulek"/>
        <w:rPr>
          <w:rFonts w:ascii="Cambria" w:hAnsi="Cambria"/>
          <w:szCs w:val="24"/>
          <w:lang w:val="cs-CZ"/>
          <w:rPrChange w:id="891" w:author="Habas Jan" w:date="2021-02-07T17:31:00Z">
            <w:rPr>
              <w:rFonts w:ascii="Cambria" w:hAnsi="Cambria"/>
              <w:szCs w:val="24"/>
              <w:lang w:val="cs-CZ"/>
            </w:rPr>
          </w:rPrChange>
        </w:rPr>
      </w:pPr>
      <w:proofErr w:type="spellStart"/>
      <w:r w:rsidRPr="00484468">
        <w:rPr>
          <w:rFonts w:ascii="Cambria" w:hAnsi="Cambria"/>
          <w:rPrChange w:id="892" w:author="Habas Jan" w:date="2021-02-07T17:31:00Z">
            <w:rPr>
              <w:rFonts w:ascii="Cambria" w:hAnsi="Cambria"/>
            </w:rPr>
          </w:rPrChange>
        </w:rPr>
        <w:t>Obrázek</w:t>
      </w:r>
      <w:proofErr w:type="spellEnd"/>
      <w:r w:rsidRPr="00484468">
        <w:rPr>
          <w:rFonts w:ascii="Cambria" w:hAnsi="Cambria"/>
          <w:rPrChange w:id="893" w:author="Habas Jan" w:date="2021-02-07T17:31:00Z">
            <w:rPr>
              <w:rFonts w:ascii="Cambria" w:hAnsi="Cambria"/>
            </w:rPr>
          </w:rPrChange>
        </w:rPr>
        <w:t xml:space="preserve"> </w:t>
      </w:r>
      <w:r w:rsidRPr="00484468">
        <w:rPr>
          <w:rFonts w:ascii="Cambria" w:hAnsi="Cambria"/>
        </w:rPr>
        <w:fldChar w:fldCharType="begin"/>
      </w:r>
      <w:r w:rsidRPr="00484468">
        <w:rPr>
          <w:rFonts w:ascii="Cambria" w:hAnsi="Cambria"/>
          <w:rPrChange w:id="894" w:author="Habas Jan" w:date="2021-02-07T17:31:00Z">
            <w:rPr>
              <w:rFonts w:ascii="Cambria" w:hAnsi="Cambria"/>
            </w:rPr>
          </w:rPrChange>
        </w:rPr>
        <w:instrText>SEQ Obrázek \* ARABIC</w:instrText>
      </w:r>
      <w:r w:rsidRPr="00484468">
        <w:rPr>
          <w:rFonts w:ascii="Cambria" w:hAnsi="Cambria"/>
          <w:rPrChange w:id="895" w:author="Habas Jan" w:date="2021-02-07T17:31:00Z">
            <w:rPr>
              <w:rFonts w:ascii="Cambria" w:hAnsi="Cambria"/>
            </w:rPr>
          </w:rPrChange>
        </w:rPr>
        <w:fldChar w:fldCharType="separate"/>
      </w:r>
      <w:ins w:id="896" w:author="Habas Jan" w:date="2021-02-07T18:03:00Z">
        <w:r w:rsidR="00870085">
          <w:rPr>
            <w:rFonts w:ascii="Cambria" w:hAnsi="Cambria"/>
            <w:noProof/>
          </w:rPr>
          <w:t>1</w:t>
        </w:r>
      </w:ins>
      <w:del w:id="897" w:author="Habas Jan" w:date="2021-02-07T18:03:00Z">
        <w:r w:rsidR="008F5A31" w:rsidRPr="00484468" w:rsidDel="00870085">
          <w:rPr>
            <w:rFonts w:ascii="Cambria" w:hAnsi="Cambria"/>
            <w:noProof/>
            <w:rPrChange w:id="898" w:author="Habas Jan" w:date="2021-02-07T17:31:00Z">
              <w:rPr>
                <w:rFonts w:ascii="Cambria" w:hAnsi="Cambria"/>
                <w:noProof/>
              </w:rPr>
            </w:rPrChange>
          </w:rPr>
          <w:delText>1</w:delText>
        </w:r>
      </w:del>
      <w:r w:rsidRPr="00484468">
        <w:rPr>
          <w:rFonts w:ascii="Cambria" w:hAnsi="Cambria"/>
          <w:rPrChange w:id="899" w:author="Habas Jan" w:date="2021-02-07T17:31:00Z">
            <w:rPr>
              <w:rFonts w:ascii="Cambria" w:hAnsi="Cambria"/>
            </w:rPr>
          </w:rPrChange>
        </w:rPr>
        <w:fldChar w:fldCharType="end"/>
      </w:r>
      <w:r w:rsidRPr="00484468">
        <w:rPr>
          <w:rFonts w:ascii="Cambria" w:hAnsi="Cambria"/>
        </w:rPr>
        <w:t xml:space="preserve">: </w:t>
      </w:r>
      <w:proofErr w:type="spellStart"/>
      <w:r w:rsidRPr="00484468">
        <w:rPr>
          <w:rFonts w:ascii="Cambria" w:hAnsi="Cambria"/>
        </w:rPr>
        <w:t>Druhý</w:t>
      </w:r>
      <w:proofErr w:type="spellEnd"/>
      <w:r w:rsidRPr="00484468">
        <w:rPr>
          <w:rFonts w:ascii="Cambria" w:hAnsi="Cambria"/>
        </w:rPr>
        <w:t xml:space="preserve"> </w:t>
      </w:r>
      <w:proofErr w:type="spellStart"/>
      <w:r w:rsidRPr="00484468">
        <w:rPr>
          <w:rFonts w:ascii="Cambria" w:hAnsi="Cambria"/>
        </w:rPr>
        <w:t>pokus</w:t>
      </w:r>
      <w:proofErr w:type="spellEnd"/>
      <w:r w:rsidRPr="00484468">
        <w:rPr>
          <w:rFonts w:ascii="Cambria" w:hAnsi="Cambria"/>
        </w:rPr>
        <w:t xml:space="preserve"> o </w:t>
      </w:r>
      <w:proofErr w:type="spellStart"/>
      <w:r w:rsidRPr="00484468">
        <w:rPr>
          <w:rFonts w:ascii="Cambria" w:hAnsi="Cambria"/>
        </w:rPr>
        <w:t>vytvoření</w:t>
      </w:r>
      <w:proofErr w:type="spellEnd"/>
      <w:r w:rsidRPr="00484468">
        <w:rPr>
          <w:rFonts w:ascii="Cambria" w:hAnsi="Cambria"/>
        </w:rPr>
        <w:t xml:space="preserve"> </w:t>
      </w:r>
      <w:proofErr w:type="spellStart"/>
      <w:r w:rsidRPr="00484468">
        <w:rPr>
          <w:rFonts w:ascii="Cambria" w:hAnsi="Cambria"/>
        </w:rPr>
        <w:t>mapy</w:t>
      </w:r>
      <w:proofErr w:type="spellEnd"/>
    </w:p>
    <w:p w14:paraId="562F7A58" w14:textId="41A1ABEB" w:rsidR="00637AC7" w:rsidRPr="00484468" w:rsidRDefault="00FB4CD8">
      <w:pPr>
        <w:rPr>
          <w:rFonts w:ascii="Cambria" w:hAnsi="Cambria"/>
          <w:szCs w:val="24"/>
          <w:lang w:val="cs-CZ"/>
          <w:rPrChange w:id="900" w:author="Habas Jan" w:date="2021-02-07T17:31:00Z">
            <w:rPr>
              <w:rFonts w:ascii="Cambria" w:hAnsi="Cambria"/>
              <w:szCs w:val="24"/>
              <w:lang w:val="cs-CZ"/>
            </w:rPr>
          </w:rPrChange>
        </w:rPr>
      </w:pPr>
      <w:r w:rsidRPr="00484468">
        <w:rPr>
          <w:rFonts w:ascii="Cambria" w:hAnsi="Cambria"/>
          <w:szCs w:val="24"/>
          <w:lang w:val="cs-CZ"/>
          <w:rPrChange w:id="901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Jako části mapy jsem použil polygony. </w:t>
      </w:r>
      <w:del w:id="902" w:author="Habas Jan" w:date="2021-01-31T14:36:00Z">
        <w:r w:rsidRPr="00484468" w:rsidDel="00941085">
          <w:rPr>
            <w:rFonts w:ascii="Cambria" w:hAnsi="Cambria"/>
            <w:szCs w:val="24"/>
            <w:lang w:val="cs-CZ"/>
            <w:rPrChange w:id="903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>K tomu, jak je dostat</w:delText>
        </w:r>
      </w:del>
      <w:ins w:id="904" w:author="Habas Jan" w:date="2021-01-31T14:36:00Z">
        <w:r w:rsidR="00941085" w:rsidRPr="00484468">
          <w:rPr>
            <w:rFonts w:ascii="Cambria" w:hAnsi="Cambria"/>
            <w:szCs w:val="24"/>
            <w:lang w:val="cs-CZ"/>
            <w:rPrChange w:id="905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K </w:t>
        </w:r>
        <w:proofErr w:type="gramStart"/>
        <w:r w:rsidR="00941085" w:rsidRPr="00484468">
          <w:rPr>
            <w:rFonts w:ascii="Cambria" w:hAnsi="Cambria"/>
            <w:szCs w:val="24"/>
            <w:lang w:val="cs-CZ"/>
            <w:rPrChange w:id="906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tomu</w:t>
        </w:r>
        <w:proofErr w:type="gramEnd"/>
        <w:r w:rsidR="00941085" w:rsidRPr="00484468">
          <w:rPr>
            <w:rFonts w:ascii="Cambria" w:hAnsi="Cambria"/>
            <w:szCs w:val="24"/>
            <w:lang w:val="cs-CZ"/>
            <w:rPrChange w:id="907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jak je dosadit do samotné mapy</w:t>
        </w:r>
      </w:ins>
      <w:r w:rsidRPr="00484468">
        <w:rPr>
          <w:rFonts w:ascii="Cambria" w:hAnsi="Cambria"/>
          <w:szCs w:val="24"/>
          <w:lang w:val="cs-CZ"/>
          <w:rPrChange w:id="908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, jsem si stáhl externí </w:t>
      </w:r>
      <w:del w:id="909" w:author="Habas Jan" w:date="2021-02-04T17:36:00Z">
        <w:r w:rsidRPr="00484468" w:rsidDel="00DC4D95">
          <w:rPr>
            <w:rFonts w:ascii="Cambria" w:hAnsi="Cambria"/>
            <w:szCs w:val="24"/>
            <w:lang w:val="cs-CZ"/>
            <w:rPrChange w:id="910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>stránku</w:delText>
        </w:r>
      </w:del>
      <w:ins w:id="911" w:author="Habas Jan" w:date="2021-02-04T17:36:00Z">
        <w:r w:rsidR="00DC4D95" w:rsidRPr="00484468">
          <w:rPr>
            <w:rFonts w:ascii="Cambria" w:hAnsi="Cambria"/>
            <w:szCs w:val="24"/>
            <w:lang w:val="cs-CZ"/>
            <w:rPrChange w:id="912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kód </w:t>
        </w:r>
      </w:ins>
      <w:customXmlInsRangeStart w:id="913" w:author="Habas Jan" w:date="2021-01-31T14:50:00Z"/>
      <w:sdt>
        <w:sdtPr>
          <w:rPr>
            <w:rFonts w:ascii="Cambria" w:hAnsi="Cambria"/>
            <w:szCs w:val="24"/>
            <w:lang w:val="cs-CZ"/>
          </w:rPr>
          <w:id w:val="1435020060"/>
          <w:citation/>
        </w:sdtPr>
        <w:sdtEndPr>
          <w:rPr>
            <w:rPrChange w:id="914" w:author="Habas Jan" w:date="2021-02-07T17:31:00Z">
              <w:rPr/>
            </w:rPrChange>
          </w:rPr>
        </w:sdtEndPr>
        <w:sdtContent>
          <w:customXmlInsRangeEnd w:id="913"/>
          <w:ins w:id="915" w:author="Habas Jan" w:date="2021-01-31T14:50:00Z">
            <w:r w:rsidR="0086505D" w:rsidRPr="00484468">
              <w:rPr>
                <w:rFonts w:ascii="Cambria" w:hAnsi="Cambria"/>
                <w:szCs w:val="24"/>
                <w:lang w:val="cs-CZ"/>
                <w:rPrChange w:id="916" w:author="Habas Jan" w:date="2021-02-07T17:31:00Z">
                  <w:rPr>
                    <w:rFonts w:ascii="Cambria" w:hAnsi="Cambria"/>
                    <w:szCs w:val="24"/>
                    <w:lang w:val="cs-CZ"/>
                  </w:rPr>
                </w:rPrChange>
              </w:rPr>
              <w:fldChar w:fldCharType="begin"/>
            </w:r>
            <w:r w:rsidR="0086505D" w:rsidRPr="00484468">
              <w:rPr>
                <w:rFonts w:ascii="Cambria" w:hAnsi="Cambria"/>
                <w:szCs w:val="24"/>
                <w:lang w:val="cs-CZ"/>
                <w:rPrChange w:id="917" w:author="Habas Jan" w:date="2021-02-07T17:31:00Z">
                  <w:rPr>
                    <w:rFonts w:ascii="Cambria" w:hAnsi="Cambria"/>
                    <w:szCs w:val="24"/>
                    <w:lang w:val="cs-CZ"/>
                  </w:rPr>
                </w:rPrChange>
              </w:rPr>
              <w:instrText xml:space="preserve"> CITATION D3j \l 1029 </w:instrText>
            </w:r>
          </w:ins>
          <w:r w:rsidR="0086505D" w:rsidRPr="00484468">
            <w:rPr>
              <w:rFonts w:ascii="Cambria" w:hAnsi="Cambria"/>
              <w:szCs w:val="24"/>
              <w:lang w:val="cs-CZ"/>
              <w:rPrChange w:id="918" w:author="Habas Jan" w:date="2021-02-07T17:31:00Z">
                <w:rPr>
                  <w:rFonts w:ascii="Cambria" w:hAnsi="Cambria"/>
                  <w:szCs w:val="24"/>
                  <w:lang w:val="cs-CZ"/>
                </w:rPr>
              </w:rPrChange>
            </w:rPr>
            <w:fldChar w:fldCharType="separate"/>
          </w:r>
          <w:r w:rsidR="00B955E9" w:rsidRPr="00B955E9">
            <w:rPr>
              <w:rFonts w:ascii="Cambria" w:hAnsi="Cambria"/>
              <w:noProof/>
              <w:szCs w:val="24"/>
              <w:lang w:val="cs-CZ"/>
            </w:rPr>
            <w:t>[5]</w:t>
          </w:r>
          <w:ins w:id="919" w:author="Habas Jan" w:date="2021-01-31T14:50:00Z">
            <w:r w:rsidR="0086505D" w:rsidRPr="00484468">
              <w:rPr>
                <w:rFonts w:ascii="Cambria" w:hAnsi="Cambria"/>
                <w:szCs w:val="24"/>
                <w:lang w:val="cs-CZ"/>
                <w:rPrChange w:id="920" w:author="Habas Jan" w:date="2021-02-07T17:31:00Z">
                  <w:rPr>
                    <w:rFonts w:ascii="Cambria" w:hAnsi="Cambria"/>
                    <w:szCs w:val="24"/>
                    <w:lang w:val="cs-CZ"/>
                  </w:rPr>
                </w:rPrChange>
              </w:rPr>
              <w:fldChar w:fldCharType="end"/>
            </w:r>
          </w:ins>
          <w:customXmlInsRangeStart w:id="921" w:author="Habas Jan" w:date="2021-01-31T14:50:00Z"/>
        </w:sdtContent>
      </w:sdt>
      <w:customXmlInsRangeEnd w:id="921"/>
      <w:r w:rsidRPr="00484468">
        <w:rPr>
          <w:rFonts w:ascii="Cambria" w:hAnsi="Cambria"/>
          <w:szCs w:val="24"/>
          <w:lang w:val="cs-CZ"/>
        </w:rPr>
        <w:t xml:space="preserve">, která umí načrtnout polygony a modifikoval jsem </w:t>
      </w:r>
      <w:del w:id="922" w:author="Habas Jan" w:date="2021-02-04T17:36:00Z">
        <w:r w:rsidRPr="00484468" w:rsidDel="00234308">
          <w:rPr>
            <w:rFonts w:ascii="Cambria" w:hAnsi="Cambria"/>
            <w:szCs w:val="24"/>
            <w:lang w:val="cs-CZ"/>
            <w:rPrChange w:id="923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 xml:space="preserve">jí </w:delText>
        </w:r>
      </w:del>
      <w:ins w:id="924" w:author="Habas Jan" w:date="2021-02-04T17:36:00Z">
        <w:r w:rsidR="00234308" w:rsidRPr="00484468">
          <w:rPr>
            <w:rFonts w:ascii="Cambria" w:hAnsi="Cambria"/>
            <w:szCs w:val="24"/>
            <w:lang w:val="cs-CZ"/>
            <w:rPrChange w:id="925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ho </w:t>
        </w:r>
      </w:ins>
      <w:r w:rsidRPr="00484468">
        <w:rPr>
          <w:rFonts w:ascii="Cambria" w:hAnsi="Cambria"/>
          <w:szCs w:val="24"/>
          <w:lang w:val="cs-CZ"/>
          <w:rPrChange w:id="926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pro své </w:t>
      </w:r>
      <w:ins w:id="927" w:author="Habas Jan" w:date="2021-01-31T14:37:00Z">
        <w:r w:rsidR="00937396" w:rsidRPr="00484468">
          <w:rPr>
            <w:rFonts w:ascii="Cambria" w:hAnsi="Cambria"/>
            <w:szCs w:val="24"/>
            <w:lang w:val="cs-CZ"/>
            <w:rPrChange w:id="928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využití </w:t>
        </w:r>
      </w:ins>
      <w:del w:id="929" w:author="Habas Jan" w:date="2021-01-31T14:36:00Z">
        <w:r w:rsidRPr="00484468" w:rsidDel="00041101">
          <w:rPr>
            <w:rFonts w:ascii="Cambria" w:hAnsi="Cambria"/>
            <w:szCs w:val="24"/>
            <w:lang w:val="cs-CZ"/>
            <w:rPrChange w:id="930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>použití tak</w:delText>
        </w:r>
      </w:del>
      <w:ins w:id="931" w:author="Habas Jan" w:date="2021-01-31T14:36:00Z">
        <w:r w:rsidR="00041101" w:rsidRPr="00484468">
          <w:rPr>
            <w:rFonts w:ascii="Cambria" w:hAnsi="Cambria"/>
            <w:szCs w:val="24"/>
            <w:lang w:val="cs-CZ"/>
            <w:rPrChange w:id="932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takovým způsobem</w:t>
        </w:r>
      </w:ins>
      <w:r w:rsidRPr="00484468">
        <w:rPr>
          <w:rFonts w:ascii="Cambria" w:hAnsi="Cambria"/>
          <w:szCs w:val="24"/>
          <w:lang w:val="cs-CZ"/>
          <w:rPrChange w:id="933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, abych si mohl jednotlivé součásti mapy kreslit. Modifikace spočívala v tom, že jsem po uzavření polygonu, což značilo jeho dokreslení vzal body, kterými jsem vyznačil</w:t>
      </w:r>
      <w:ins w:id="934" w:author="Habas Jan" w:date="2021-01-31T14:38:00Z">
        <w:r w:rsidR="0069686A" w:rsidRPr="00484468">
          <w:rPr>
            <w:rFonts w:ascii="Cambria" w:hAnsi="Cambria"/>
            <w:szCs w:val="24"/>
            <w:lang w:val="cs-CZ"/>
            <w:rPrChange w:id="935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při kreslení</w:t>
        </w:r>
      </w:ins>
      <w:r w:rsidRPr="00484468">
        <w:rPr>
          <w:rFonts w:ascii="Cambria" w:hAnsi="Cambria"/>
          <w:szCs w:val="24"/>
          <w:lang w:val="cs-CZ"/>
          <w:rPrChange w:id="936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obrys</w:t>
      </w:r>
      <w:ins w:id="937" w:author="Habas Jan" w:date="2021-01-31T14:38:00Z">
        <w:r w:rsidR="0069686A" w:rsidRPr="00484468">
          <w:rPr>
            <w:rFonts w:ascii="Cambria" w:hAnsi="Cambria"/>
            <w:szCs w:val="24"/>
            <w:lang w:val="cs-CZ"/>
            <w:rPrChange w:id="938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u</w:t>
        </w:r>
      </w:ins>
      <w:r w:rsidRPr="00484468">
        <w:rPr>
          <w:rFonts w:ascii="Cambria" w:hAnsi="Cambria"/>
          <w:szCs w:val="24"/>
          <w:lang w:val="cs-CZ"/>
          <w:rPrChange w:id="939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polygonu. Následně jsem </w:t>
      </w:r>
      <w:del w:id="940" w:author="Habas Jan" w:date="2021-01-31T14:38:00Z">
        <w:r w:rsidRPr="00484468" w:rsidDel="006824B3">
          <w:rPr>
            <w:rFonts w:ascii="Cambria" w:hAnsi="Cambria"/>
            <w:szCs w:val="24"/>
            <w:lang w:val="cs-CZ"/>
            <w:rPrChange w:id="941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 xml:space="preserve">si </w:delText>
        </w:r>
      </w:del>
      <w:r w:rsidRPr="00484468">
        <w:rPr>
          <w:rFonts w:ascii="Cambria" w:hAnsi="Cambria"/>
          <w:szCs w:val="24"/>
          <w:lang w:val="cs-CZ"/>
          <w:rPrChange w:id="942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je vypsal do části HTML s elementem </w:t>
      </w:r>
      <w:proofErr w:type="spellStart"/>
      <w:r w:rsidRPr="00484468">
        <w:rPr>
          <w:rFonts w:ascii="Cambria" w:hAnsi="Cambria"/>
          <w:szCs w:val="24"/>
          <w:lang w:val="cs-CZ"/>
          <w:rPrChange w:id="943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textarea</w:t>
      </w:r>
      <w:proofErr w:type="spellEnd"/>
      <w:r w:rsidRPr="00484468">
        <w:rPr>
          <w:rFonts w:ascii="Cambria" w:hAnsi="Cambria"/>
          <w:szCs w:val="24"/>
          <w:lang w:val="cs-CZ"/>
          <w:rPrChange w:id="944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, aby</w:t>
      </w:r>
      <w:del w:id="945" w:author="Habas Jan" w:date="2021-02-04T17:37:00Z">
        <w:r w:rsidRPr="00484468" w:rsidDel="00954332">
          <w:rPr>
            <w:rFonts w:ascii="Cambria" w:hAnsi="Cambria"/>
            <w:szCs w:val="24"/>
            <w:lang w:val="cs-CZ"/>
            <w:rPrChange w:id="946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>ch</w:delText>
        </w:r>
        <w:r w:rsidRPr="00484468" w:rsidDel="00890CF7">
          <w:rPr>
            <w:rFonts w:ascii="Cambria" w:hAnsi="Cambria"/>
            <w:szCs w:val="24"/>
            <w:lang w:val="cs-CZ"/>
            <w:rPrChange w:id="947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 xml:space="preserve"> je</w:delText>
        </w:r>
      </w:del>
      <w:r w:rsidRPr="00484468">
        <w:rPr>
          <w:rFonts w:ascii="Cambria" w:hAnsi="Cambria"/>
          <w:szCs w:val="24"/>
          <w:lang w:val="cs-CZ"/>
          <w:rPrChange w:id="948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poté už jen mohl</w:t>
      </w:r>
      <w:ins w:id="949" w:author="Habas Jan" w:date="2021-01-31T14:38:00Z">
        <w:r w:rsidR="0089333C" w:rsidRPr="00484468">
          <w:rPr>
            <w:rFonts w:ascii="Cambria" w:hAnsi="Cambria"/>
            <w:szCs w:val="24"/>
            <w:lang w:val="cs-CZ"/>
            <w:rPrChange w:id="950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y být</w:t>
        </w:r>
      </w:ins>
      <w:r w:rsidRPr="00484468">
        <w:rPr>
          <w:rFonts w:ascii="Cambria" w:hAnsi="Cambria"/>
          <w:szCs w:val="24"/>
          <w:lang w:val="cs-CZ"/>
          <w:rPrChange w:id="951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zkopírov</w:t>
      </w:r>
      <w:ins w:id="952" w:author="Habas Jan" w:date="2021-01-31T14:38:00Z">
        <w:r w:rsidR="0089333C" w:rsidRPr="00484468">
          <w:rPr>
            <w:rFonts w:ascii="Cambria" w:hAnsi="Cambria"/>
            <w:szCs w:val="24"/>
            <w:lang w:val="cs-CZ"/>
            <w:rPrChange w:id="953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á</w:t>
        </w:r>
      </w:ins>
      <w:del w:id="954" w:author="Habas Jan" w:date="2021-01-31T14:38:00Z">
        <w:r w:rsidRPr="00484468" w:rsidDel="0089333C">
          <w:rPr>
            <w:rFonts w:ascii="Cambria" w:hAnsi="Cambria"/>
            <w:szCs w:val="24"/>
            <w:lang w:val="cs-CZ"/>
            <w:rPrChange w:id="955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>a</w:delText>
        </w:r>
      </w:del>
      <w:ins w:id="956" w:author="Habas Jan" w:date="2021-01-31T14:38:00Z">
        <w:r w:rsidR="0089333C" w:rsidRPr="00484468">
          <w:rPr>
            <w:rFonts w:ascii="Cambria" w:hAnsi="Cambria"/>
            <w:szCs w:val="24"/>
            <w:lang w:val="cs-CZ"/>
            <w:rPrChange w:id="957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ny</w:t>
        </w:r>
      </w:ins>
      <w:del w:id="958" w:author="Habas Jan" w:date="2021-01-31T14:38:00Z">
        <w:r w:rsidRPr="00484468" w:rsidDel="0089333C">
          <w:rPr>
            <w:rFonts w:ascii="Cambria" w:hAnsi="Cambria"/>
            <w:szCs w:val="24"/>
            <w:lang w:val="cs-CZ"/>
            <w:rPrChange w:id="959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>t</w:delText>
        </w:r>
      </w:del>
      <w:r w:rsidRPr="00484468">
        <w:rPr>
          <w:rFonts w:ascii="Cambria" w:hAnsi="Cambria"/>
          <w:szCs w:val="24"/>
          <w:lang w:val="cs-CZ"/>
          <w:rPrChange w:id="960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a vlož</w:t>
      </w:r>
      <w:ins w:id="961" w:author="Habas Jan" w:date="2021-01-31T14:38:00Z">
        <w:r w:rsidR="0089333C" w:rsidRPr="00484468">
          <w:rPr>
            <w:rFonts w:ascii="Cambria" w:hAnsi="Cambria"/>
            <w:szCs w:val="24"/>
            <w:lang w:val="cs-CZ"/>
            <w:rPrChange w:id="962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eny</w:t>
        </w:r>
      </w:ins>
      <w:del w:id="963" w:author="Habas Jan" w:date="2021-01-31T14:38:00Z">
        <w:r w:rsidRPr="00484468" w:rsidDel="0089333C">
          <w:rPr>
            <w:rFonts w:ascii="Cambria" w:hAnsi="Cambria"/>
            <w:szCs w:val="24"/>
            <w:lang w:val="cs-CZ"/>
            <w:rPrChange w:id="964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>it</w:delText>
        </w:r>
      </w:del>
      <w:r w:rsidRPr="00484468">
        <w:rPr>
          <w:rFonts w:ascii="Cambria" w:hAnsi="Cambria"/>
          <w:szCs w:val="24"/>
          <w:lang w:val="cs-CZ"/>
          <w:rPrChange w:id="965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do </w:t>
      </w:r>
      <w:del w:id="966" w:author="Habas Jan" w:date="2021-01-31T14:39:00Z">
        <w:r w:rsidRPr="00484468" w:rsidDel="0089333C">
          <w:rPr>
            <w:rFonts w:ascii="Cambria" w:hAnsi="Cambria"/>
            <w:szCs w:val="24"/>
            <w:lang w:val="cs-CZ"/>
            <w:rPrChange w:id="967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 xml:space="preserve">své </w:delText>
        </w:r>
      </w:del>
      <w:ins w:id="968" w:author="Habas Jan" w:date="2021-01-31T14:39:00Z">
        <w:r w:rsidR="0089333C" w:rsidRPr="00484468">
          <w:rPr>
            <w:rFonts w:ascii="Cambria" w:hAnsi="Cambria"/>
            <w:szCs w:val="24"/>
            <w:lang w:val="cs-CZ"/>
            <w:rPrChange w:id="969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mého projektu </w:t>
        </w:r>
      </w:ins>
      <w:del w:id="970" w:author="Habas Jan" w:date="2021-01-31T14:39:00Z">
        <w:r w:rsidRPr="00484468" w:rsidDel="0089333C">
          <w:rPr>
            <w:rFonts w:ascii="Cambria" w:hAnsi="Cambria"/>
            <w:szCs w:val="24"/>
            <w:lang w:val="cs-CZ"/>
            <w:rPrChange w:id="971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 xml:space="preserve">hry </w:delText>
        </w:r>
      </w:del>
      <w:r w:rsidRPr="00484468">
        <w:rPr>
          <w:rFonts w:ascii="Cambria" w:hAnsi="Cambria"/>
          <w:szCs w:val="24"/>
          <w:lang w:val="cs-CZ"/>
          <w:rPrChange w:id="972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jako část mapy. Největším problém</w:t>
      </w:r>
      <w:ins w:id="973" w:author="Habas Jan" w:date="2021-01-31T14:39:00Z">
        <w:r w:rsidR="00AE0ECA" w:rsidRPr="00484468">
          <w:rPr>
            <w:rFonts w:ascii="Cambria" w:hAnsi="Cambria"/>
            <w:szCs w:val="24"/>
            <w:lang w:val="cs-CZ"/>
            <w:rPrChange w:id="974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nastal</w:t>
        </w:r>
      </w:ins>
      <w:del w:id="975" w:author="Habas Jan" w:date="2021-01-31T14:39:00Z">
        <w:r w:rsidRPr="00484468" w:rsidDel="00AE0ECA">
          <w:rPr>
            <w:rFonts w:ascii="Cambria" w:hAnsi="Cambria"/>
            <w:szCs w:val="24"/>
            <w:lang w:val="cs-CZ"/>
            <w:rPrChange w:id="976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>em</w:delText>
        </w:r>
      </w:del>
      <w:r w:rsidRPr="00484468">
        <w:rPr>
          <w:rFonts w:ascii="Cambria" w:hAnsi="Cambria"/>
          <w:szCs w:val="24"/>
          <w:lang w:val="cs-CZ"/>
          <w:rPrChange w:id="977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</w:t>
      </w:r>
      <w:del w:id="978" w:author="Habas Jan" w:date="2021-01-31T14:39:00Z">
        <w:r w:rsidRPr="00484468" w:rsidDel="00AE0ECA">
          <w:rPr>
            <w:rFonts w:ascii="Cambria" w:hAnsi="Cambria"/>
            <w:szCs w:val="24"/>
            <w:lang w:val="cs-CZ"/>
            <w:rPrChange w:id="979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>bylo potom</w:delText>
        </w:r>
      </w:del>
      <w:ins w:id="980" w:author="Habas Jan" w:date="2021-01-31T14:39:00Z">
        <w:r w:rsidR="00AE0ECA" w:rsidRPr="00484468">
          <w:rPr>
            <w:rFonts w:ascii="Cambria" w:hAnsi="Cambria"/>
            <w:szCs w:val="24"/>
            <w:lang w:val="cs-CZ"/>
            <w:rPrChange w:id="981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v tu chvíli kdy jsem tyto součásti vkládal do samotného </w:t>
        </w:r>
        <w:proofErr w:type="spellStart"/>
        <w:r w:rsidR="00AE0ECA" w:rsidRPr="00484468">
          <w:rPr>
            <w:rFonts w:ascii="Cambria" w:hAnsi="Cambria"/>
            <w:szCs w:val="24"/>
            <w:lang w:val="cs-CZ"/>
            <w:rPrChange w:id="982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enginu</w:t>
        </w:r>
      </w:ins>
      <w:proofErr w:type="spellEnd"/>
      <w:del w:id="983" w:author="Habas Jan" w:date="2021-01-31T14:39:00Z">
        <w:r w:rsidRPr="00484468" w:rsidDel="00AE0ECA">
          <w:rPr>
            <w:rFonts w:ascii="Cambria" w:hAnsi="Cambria"/>
            <w:szCs w:val="24"/>
            <w:lang w:val="cs-CZ"/>
            <w:rPrChange w:id="984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 xml:space="preserve"> tyto součásti nějakou cestou dostat do Matter.js</w:delText>
        </w:r>
      </w:del>
      <w:r w:rsidRPr="00484468">
        <w:rPr>
          <w:rFonts w:ascii="Cambria" w:hAnsi="Cambria"/>
          <w:szCs w:val="24"/>
          <w:lang w:val="cs-CZ"/>
          <w:rPrChange w:id="985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. Bylo nutné data dále upravit pro správný vstup do Matter.js. Poté je zase bylo důležité dostat ve správném formátu do P5.js, abych mohl polygony vykreslit. Původně jsem chtěl </w:t>
      </w:r>
      <w:del w:id="986" w:author="Habas Jan" w:date="2021-01-31T14:40:00Z">
        <w:r w:rsidRPr="00484468" w:rsidDel="00BE44F1">
          <w:rPr>
            <w:rFonts w:ascii="Cambria" w:hAnsi="Cambria"/>
            <w:szCs w:val="24"/>
            <w:lang w:val="cs-CZ"/>
            <w:rPrChange w:id="987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 xml:space="preserve">použít </w:delText>
        </w:r>
      </w:del>
      <w:ins w:id="988" w:author="Habas Jan" w:date="2021-01-31T14:40:00Z">
        <w:r w:rsidR="00BE44F1" w:rsidRPr="00484468">
          <w:rPr>
            <w:rFonts w:ascii="Cambria" w:hAnsi="Cambria"/>
            <w:szCs w:val="24"/>
            <w:lang w:val="cs-CZ"/>
            <w:rPrChange w:id="989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využít </w:t>
        </w:r>
      </w:ins>
      <w:r w:rsidRPr="00484468">
        <w:rPr>
          <w:rFonts w:ascii="Cambria" w:hAnsi="Cambria"/>
          <w:szCs w:val="24"/>
          <w:lang w:val="cs-CZ"/>
          <w:rPrChange w:id="990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funkci </w:t>
      </w:r>
      <w:proofErr w:type="spellStart"/>
      <w:r w:rsidRPr="00484468">
        <w:rPr>
          <w:rFonts w:ascii="Cambria" w:hAnsi="Cambria"/>
          <w:szCs w:val="24"/>
          <w:lang w:val="cs-CZ"/>
          <w:rPrChange w:id="991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render</w:t>
      </w:r>
      <w:proofErr w:type="spellEnd"/>
      <w:r w:rsidRPr="00484468">
        <w:rPr>
          <w:rFonts w:ascii="Cambria" w:hAnsi="Cambria"/>
          <w:szCs w:val="24"/>
          <w:lang w:val="cs-CZ"/>
          <w:rPrChange w:id="992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, kterou má v</w:t>
      </w:r>
      <w:del w:id="993" w:author="Habas Jan" w:date="2021-01-31T14:41:00Z">
        <w:r w:rsidRPr="00484468" w:rsidDel="00BE44F1">
          <w:rPr>
            <w:rFonts w:ascii="Cambria" w:hAnsi="Cambria"/>
            <w:szCs w:val="24"/>
            <w:lang w:val="cs-CZ"/>
            <w:rPrChange w:id="994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> </w:delText>
        </w:r>
      </w:del>
      <w:ins w:id="995" w:author="Habas Jan" w:date="2021-01-31T14:41:00Z">
        <w:r w:rsidR="00BE44F1" w:rsidRPr="00484468">
          <w:rPr>
            <w:rFonts w:ascii="Cambria" w:hAnsi="Cambria"/>
            <w:szCs w:val="24"/>
            <w:lang w:val="cs-CZ"/>
            <w:rPrChange w:id="996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 </w:t>
        </w:r>
      </w:ins>
      <w:r w:rsidRPr="00484468">
        <w:rPr>
          <w:rFonts w:ascii="Cambria" w:hAnsi="Cambria"/>
          <w:szCs w:val="24"/>
          <w:lang w:val="cs-CZ"/>
          <w:rPrChange w:id="997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sobě</w:t>
      </w:r>
      <w:ins w:id="998" w:author="Habas Jan" w:date="2021-01-31T14:41:00Z">
        <w:r w:rsidR="00BE44F1" w:rsidRPr="00484468">
          <w:rPr>
            <w:rFonts w:ascii="Cambria" w:hAnsi="Cambria"/>
            <w:szCs w:val="24"/>
            <w:lang w:val="cs-CZ"/>
            <w:rPrChange w:id="999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samotný </w:t>
        </w:r>
        <w:proofErr w:type="spellStart"/>
        <w:r w:rsidR="00BE44F1" w:rsidRPr="00484468">
          <w:rPr>
            <w:rFonts w:ascii="Cambria" w:hAnsi="Cambria"/>
            <w:szCs w:val="24"/>
            <w:lang w:val="cs-CZ"/>
            <w:rPrChange w:id="1000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engine</w:t>
        </w:r>
      </w:ins>
      <w:proofErr w:type="spellEnd"/>
      <w:r w:rsidRPr="00484468">
        <w:rPr>
          <w:rFonts w:ascii="Cambria" w:hAnsi="Cambria"/>
          <w:szCs w:val="24"/>
          <w:lang w:val="cs-CZ"/>
          <w:rPrChange w:id="1001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Matter.js, </w:t>
      </w:r>
      <w:ins w:id="1002" w:author="Habas Jan" w:date="2021-01-31T14:41:00Z">
        <w:r w:rsidR="00FF10BD" w:rsidRPr="00484468">
          <w:rPr>
            <w:rFonts w:ascii="Cambria" w:hAnsi="Cambria"/>
            <w:szCs w:val="24"/>
            <w:lang w:val="cs-CZ"/>
            <w:rPrChange w:id="1003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využití této funkce bylo pro projekt </w:t>
        </w:r>
      </w:ins>
      <w:del w:id="1004" w:author="Habas Jan" w:date="2021-01-31T14:41:00Z">
        <w:r w:rsidRPr="00484468" w:rsidDel="00FF10BD">
          <w:rPr>
            <w:rFonts w:ascii="Cambria" w:hAnsi="Cambria"/>
            <w:szCs w:val="24"/>
            <w:lang w:val="cs-CZ"/>
            <w:rPrChange w:id="1005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 xml:space="preserve">ale zjistil jsem, že pro náš projekt je její využití </w:delText>
        </w:r>
      </w:del>
      <w:r w:rsidRPr="00484468">
        <w:rPr>
          <w:rFonts w:ascii="Cambria" w:hAnsi="Cambria"/>
          <w:szCs w:val="24"/>
          <w:lang w:val="cs-CZ"/>
          <w:rPrChange w:id="1006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nereálné, protože </w:t>
      </w:r>
      <w:del w:id="1007" w:author="Habas Jan" w:date="2021-02-04T17:38:00Z">
        <w:r w:rsidRPr="00484468" w:rsidDel="00890CF7">
          <w:rPr>
            <w:rFonts w:ascii="Cambria" w:hAnsi="Cambria"/>
            <w:szCs w:val="24"/>
            <w:lang w:val="cs-CZ"/>
            <w:rPrChange w:id="1008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>není tolik upravovatelná</w:delText>
        </w:r>
      </w:del>
      <w:ins w:id="1009" w:author="Habas Jan" w:date="2021-02-04T17:38:00Z">
        <w:r w:rsidR="00890CF7" w:rsidRPr="00484468">
          <w:rPr>
            <w:rFonts w:ascii="Cambria" w:hAnsi="Cambria"/>
            <w:szCs w:val="24"/>
            <w:lang w:val="cs-CZ"/>
            <w:rPrChange w:id="1010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nenabízí takovou škálu možností pro práci na projektu</w:t>
        </w:r>
      </w:ins>
      <w:r w:rsidRPr="00484468">
        <w:rPr>
          <w:rFonts w:ascii="Cambria" w:hAnsi="Cambria"/>
          <w:szCs w:val="24"/>
          <w:lang w:val="cs-CZ"/>
          <w:rPrChange w:id="1011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jako P5.js</w:t>
      </w:r>
      <w:ins w:id="1012" w:author="Habas Jan" w:date="2021-02-04T17:38:00Z">
        <w:r w:rsidR="00A02CE7" w:rsidRPr="00484468">
          <w:rPr>
            <w:rFonts w:ascii="Cambria" w:hAnsi="Cambria"/>
            <w:szCs w:val="24"/>
            <w:lang w:val="cs-CZ"/>
            <w:rPrChange w:id="1013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.</w:t>
        </w:r>
      </w:ins>
      <w:del w:id="1014" w:author="Habas Jan" w:date="2021-02-04T17:38:00Z">
        <w:r w:rsidRPr="00484468" w:rsidDel="00A02CE7">
          <w:rPr>
            <w:rFonts w:ascii="Cambria" w:hAnsi="Cambria"/>
            <w:szCs w:val="24"/>
            <w:lang w:val="cs-CZ"/>
            <w:rPrChange w:id="1015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>,</w:delText>
        </w:r>
      </w:del>
      <w:ins w:id="1016" w:author="Habas Jan" w:date="2021-01-31T14:41:00Z">
        <w:r w:rsidR="00FF10BD" w:rsidRPr="00484468">
          <w:rPr>
            <w:rFonts w:ascii="Cambria" w:hAnsi="Cambria"/>
            <w:szCs w:val="24"/>
            <w:lang w:val="cs-CZ"/>
            <w:rPrChange w:id="1017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</w:t>
        </w:r>
      </w:ins>
      <w:ins w:id="1018" w:author="Habas Jan" w:date="2021-02-04T17:38:00Z">
        <w:r w:rsidR="00A02CE7" w:rsidRPr="00484468">
          <w:rPr>
            <w:rFonts w:ascii="Cambria" w:hAnsi="Cambria"/>
            <w:szCs w:val="24"/>
            <w:lang w:val="cs-CZ"/>
            <w:rPrChange w:id="1019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Dále byla funkce </w:t>
        </w:r>
        <w:proofErr w:type="spellStart"/>
        <w:r w:rsidR="00A02CE7" w:rsidRPr="00484468">
          <w:rPr>
            <w:rFonts w:ascii="Cambria" w:hAnsi="Cambria"/>
            <w:szCs w:val="24"/>
            <w:lang w:val="cs-CZ"/>
            <w:rPrChange w:id="1020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render</w:t>
        </w:r>
      </w:ins>
      <w:proofErr w:type="spellEnd"/>
      <w:del w:id="1021" w:author="Habas Jan" w:date="2021-02-04T17:38:00Z">
        <w:r w:rsidRPr="00484468" w:rsidDel="00A02CE7">
          <w:rPr>
            <w:rFonts w:ascii="Cambria" w:hAnsi="Cambria"/>
            <w:szCs w:val="24"/>
            <w:lang w:val="cs-CZ"/>
            <w:rPrChange w:id="1022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 xml:space="preserve"> hlavn</w:delText>
        </w:r>
      </w:del>
      <w:del w:id="1023" w:author="Habas Jan" w:date="2021-01-31T14:42:00Z">
        <w:r w:rsidRPr="00484468" w:rsidDel="00FF10BD">
          <w:rPr>
            <w:rFonts w:ascii="Cambria" w:hAnsi="Cambria"/>
            <w:szCs w:val="24"/>
            <w:lang w:val="cs-CZ"/>
            <w:rPrChange w:id="1024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 xml:space="preserve">ě </w:delText>
        </w:r>
      </w:del>
      <w:del w:id="1025" w:author="Habas Jan" w:date="2021-02-04T17:38:00Z">
        <w:r w:rsidRPr="00484468" w:rsidDel="00A02CE7">
          <w:rPr>
            <w:rFonts w:ascii="Cambria" w:hAnsi="Cambria"/>
            <w:szCs w:val="24"/>
            <w:lang w:val="cs-CZ"/>
            <w:rPrChange w:id="1026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>je</w:delText>
        </w:r>
      </w:del>
      <w:r w:rsidRPr="00484468">
        <w:rPr>
          <w:rFonts w:ascii="Cambria" w:hAnsi="Cambria"/>
          <w:szCs w:val="24"/>
          <w:lang w:val="cs-CZ"/>
          <w:rPrChange w:id="1027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příliš náročná na výkon a po vykreslení celého projektu by byla hra nehratelná</w:t>
      </w:r>
      <w:ins w:id="1028" w:author="Habas Jan" w:date="2021-01-31T14:42:00Z">
        <w:r w:rsidR="00F704A0" w:rsidRPr="00484468">
          <w:rPr>
            <w:rFonts w:ascii="Cambria" w:hAnsi="Cambria"/>
            <w:szCs w:val="24"/>
            <w:lang w:val="cs-CZ"/>
            <w:rPrChange w:id="1029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kvůli její náročnosti</w:t>
        </w:r>
      </w:ins>
      <w:r w:rsidRPr="00484468">
        <w:rPr>
          <w:rFonts w:ascii="Cambria" w:hAnsi="Cambria"/>
          <w:szCs w:val="24"/>
          <w:lang w:val="cs-CZ"/>
          <w:rPrChange w:id="1030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. </w:t>
      </w:r>
    </w:p>
    <w:p w14:paraId="562F7A59" w14:textId="6EC5CA0C" w:rsidR="00637AC7" w:rsidRPr="00484468" w:rsidRDefault="00FB4CD8">
      <w:pPr>
        <w:rPr>
          <w:rFonts w:ascii="Cambria" w:hAnsi="Cambria"/>
          <w:szCs w:val="24"/>
          <w:lang w:val="cs-CZ"/>
          <w:rPrChange w:id="1031" w:author="Habas Jan" w:date="2021-02-07T17:31:00Z">
            <w:rPr>
              <w:rFonts w:ascii="Cambria" w:hAnsi="Cambria"/>
              <w:szCs w:val="24"/>
              <w:lang w:val="cs-CZ"/>
            </w:rPr>
          </w:rPrChange>
        </w:rPr>
      </w:pPr>
      <w:r w:rsidRPr="00484468">
        <w:rPr>
          <w:rFonts w:ascii="Cambria" w:hAnsi="Cambria"/>
          <w:szCs w:val="24"/>
          <w:lang w:val="cs-CZ"/>
          <w:rPrChange w:id="1032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Vytvořil jsem tudíž třídu Map do jejíž konstruktéru jsem </w:t>
      </w:r>
      <w:r w:rsidRPr="00484468">
        <w:rPr>
          <w:rFonts w:ascii="Cambria" w:eastAsia="Calibri" w:hAnsi="Cambria"/>
          <w:szCs w:val="24"/>
          <w:lang w:val="cs-CZ"/>
          <w:rPrChange w:id="1033" w:author="Habas Jan" w:date="2021-02-07T17:31:00Z">
            <w:rPr>
              <w:rFonts w:ascii="Cambria" w:eastAsia="Calibri" w:hAnsi="Cambria"/>
              <w:szCs w:val="24"/>
              <w:lang w:val="cs-CZ"/>
            </w:rPr>
          </w:rPrChange>
        </w:rPr>
        <w:t>vložil</w:t>
      </w:r>
      <w:r w:rsidRPr="00484468">
        <w:rPr>
          <w:rFonts w:ascii="Cambria" w:hAnsi="Cambria"/>
          <w:szCs w:val="24"/>
          <w:lang w:val="cs-CZ"/>
          <w:rPrChange w:id="1034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textové souřadnice </w:t>
      </w:r>
      <w:ins w:id="1035" w:author="Habas Jan" w:date="2021-01-31T14:43:00Z">
        <w:r w:rsidR="008A0BDF" w:rsidRPr="00484468">
          <w:rPr>
            <w:rFonts w:ascii="Cambria" w:hAnsi="Cambria"/>
            <w:szCs w:val="24"/>
            <w:lang w:val="cs-CZ"/>
            <w:rPrChange w:id="1036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samotného </w:t>
        </w:r>
      </w:ins>
      <w:del w:id="1037" w:author="Habas Jan" w:date="2021-01-31T14:43:00Z">
        <w:r w:rsidRPr="00484468" w:rsidDel="008A0BDF">
          <w:rPr>
            <w:rFonts w:ascii="Cambria" w:hAnsi="Cambria"/>
            <w:szCs w:val="24"/>
            <w:lang w:val="cs-CZ"/>
            <w:rPrChange w:id="1038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 xml:space="preserve">našeho </w:delText>
        </w:r>
      </w:del>
      <w:r w:rsidRPr="00484468">
        <w:rPr>
          <w:rFonts w:ascii="Cambria" w:hAnsi="Cambria"/>
          <w:szCs w:val="24"/>
          <w:lang w:val="cs-CZ"/>
          <w:rPrChange w:id="1039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polygonu, jako další souřadnici na ose X a jako poslední</w:t>
      </w:r>
      <w:ins w:id="1040" w:author="Habas Jan" w:date="2021-01-31T14:43:00Z">
        <w:r w:rsidR="00A315BF" w:rsidRPr="00484468">
          <w:rPr>
            <w:rFonts w:ascii="Cambria" w:hAnsi="Cambria"/>
            <w:szCs w:val="24"/>
            <w:lang w:val="cs-CZ"/>
            <w:rPrChange w:id="1041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</w:t>
        </w:r>
      </w:ins>
      <w:del w:id="1042" w:author="Habas Jan" w:date="2021-01-31T14:43:00Z">
        <w:r w:rsidRPr="00484468" w:rsidDel="00A315BF">
          <w:rPr>
            <w:rFonts w:ascii="Cambria" w:hAnsi="Cambria"/>
            <w:szCs w:val="24"/>
            <w:lang w:val="cs-CZ"/>
            <w:rPrChange w:id="1043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 xml:space="preserve"> </w:delText>
        </w:r>
        <w:r w:rsidRPr="00484468" w:rsidDel="008A0BDF">
          <w:rPr>
            <w:rFonts w:ascii="Cambria" w:hAnsi="Cambria"/>
            <w:szCs w:val="24"/>
            <w:lang w:val="cs-CZ"/>
            <w:rPrChange w:id="1044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 xml:space="preserve">také </w:delText>
        </w:r>
      </w:del>
      <w:r w:rsidRPr="00484468">
        <w:rPr>
          <w:rFonts w:ascii="Cambria" w:hAnsi="Cambria"/>
          <w:szCs w:val="24"/>
          <w:lang w:val="cs-CZ"/>
          <w:rPrChange w:id="1045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souřadnici na ose Y. Poté jsem pomocí funkcí změnil souřadnice takovým způsobem, aby je byl schopný Matter.js převést na polygony. </w:t>
      </w:r>
      <w:del w:id="1046" w:author="Habas Jan" w:date="2021-01-31T14:43:00Z">
        <w:r w:rsidRPr="00484468" w:rsidDel="00C16B74">
          <w:rPr>
            <w:rFonts w:ascii="Cambria" w:hAnsi="Cambria"/>
            <w:szCs w:val="24"/>
            <w:lang w:val="cs-CZ"/>
            <w:rPrChange w:id="1047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 xml:space="preserve">Největší problém </w:delText>
        </w:r>
        <w:r w:rsidRPr="00484468" w:rsidDel="00A315BF">
          <w:rPr>
            <w:rFonts w:ascii="Cambria" w:hAnsi="Cambria"/>
            <w:szCs w:val="24"/>
            <w:lang w:val="cs-CZ"/>
            <w:rPrChange w:id="1048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 xml:space="preserve">tady </w:delText>
        </w:r>
        <w:r w:rsidRPr="00484468" w:rsidDel="00C16B74">
          <w:rPr>
            <w:rFonts w:ascii="Cambria" w:hAnsi="Cambria"/>
            <w:szCs w:val="24"/>
            <w:lang w:val="cs-CZ"/>
            <w:rPrChange w:id="1049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>nastal v tu chvíli, kdy jsem zjistil, že autor knihovny pro všechny tyto výpočty používá externí knihovnu</w:delText>
        </w:r>
      </w:del>
      <w:ins w:id="1050" w:author="Habas Jan" w:date="2021-01-31T14:43:00Z">
        <w:r w:rsidR="00C16B74" w:rsidRPr="00484468">
          <w:rPr>
            <w:rFonts w:ascii="Cambria" w:hAnsi="Cambria"/>
            <w:szCs w:val="24"/>
            <w:lang w:val="cs-CZ"/>
            <w:rPrChange w:id="1051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Zde </w:t>
        </w:r>
      </w:ins>
      <w:ins w:id="1052" w:author="Habas Jan" w:date="2021-01-31T14:44:00Z">
        <w:r w:rsidR="00C16B74" w:rsidRPr="00484468">
          <w:rPr>
            <w:rFonts w:ascii="Cambria" w:hAnsi="Cambria"/>
            <w:szCs w:val="24"/>
            <w:lang w:val="cs-CZ"/>
            <w:rPrChange w:id="1053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bylo nutné vložit do projektu externí knihovnu Decomp.js, protože jí </w:t>
        </w:r>
        <w:r w:rsidR="0071254A" w:rsidRPr="00484468">
          <w:rPr>
            <w:rFonts w:ascii="Cambria" w:hAnsi="Cambria"/>
            <w:szCs w:val="24"/>
            <w:lang w:val="cs-CZ"/>
            <w:rPrChange w:id="1054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knihovna Matter.js využívala jako pomocnou knihovnu na práci s polygonem</w:t>
        </w:r>
      </w:ins>
      <w:r w:rsidRPr="00484468">
        <w:rPr>
          <w:rFonts w:ascii="Cambria" w:hAnsi="Cambria"/>
          <w:szCs w:val="24"/>
          <w:lang w:val="cs-CZ"/>
          <w:rPrChange w:id="1055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. </w:t>
      </w:r>
      <w:del w:id="1056" w:author="Habas Jan" w:date="2021-01-31T14:45:00Z">
        <w:r w:rsidRPr="00484468" w:rsidDel="0071254A">
          <w:rPr>
            <w:rFonts w:ascii="Cambria" w:hAnsi="Cambria"/>
            <w:szCs w:val="24"/>
            <w:lang w:val="cs-CZ"/>
            <w:rPrChange w:id="1057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 xml:space="preserve">V jeho dokumentaci nebylo uvedené, že musí být tato knihovna implementována. </w:delText>
        </w:r>
      </w:del>
      <w:r w:rsidRPr="00484468">
        <w:rPr>
          <w:rFonts w:ascii="Cambria" w:hAnsi="Cambria"/>
          <w:szCs w:val="24"/>
          <w:lang w:val="cs-CZ"/>
          <w:rPrChange w:id="1058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Ve finále jsem z konečných dat vytvořil těleso v Matter.js, které funguje jako fyzická část polygonu neboli mapy. Ve vykreslování jsem potom musel pomocí výpočtu vypočítat správnou souřadnici polygonu. Pokud by tomu tak nebylo, tak</w:t>
      </w:r>
      <w:ins w:id="1059" w:author="Habas Jan" w:date="2021-02-04T17:42:00Z">
        <w:r w:rsidR="009B3B88" w:rsidRPr="00484468">
          <w:rPr>
            <w:rFonts w:ascii="Cambria" w:hAnsi="Cambria"/>
            <w:szCs w:val="24"/>
            <w:lang w:val="cs-CZ"/>
            <w:rPrChange w:id="1060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by</w:t>
        </w:r>
      </w:ins>
      <w:r w:rsidRPr="00484468">
        <w:rPr>
          <w:rFonts w:ascii="Cambria" w:hAnsi="Cambria"/>
          <w:szCs w:val="24"/>
          <w:lang w:val="cs-CZ"/>
          <w:rPrChange w:id="1061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</w:t>
      </w:r>
      <w:del w:id="1062" w:author="Habas Jan" w:date="2021-01-31T14:45:00Z">
        <w:r w:rsidRPr="00484468" w:rsidDel="00E26CC2">
          <w:rPr>
            <w:rFonts w:ascii="Cambria" w:hAnsi="Cambria"/>
            <w:szCs w:val="24"/>
            <w:lang w:val="cs-CZ"/>
            <w:rPrChange w:id="1063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>by se stalo</w:delText>
        </w:r>
      </w:del>
      <w:ins w:id="1064" w:author="Habas Jan" w:date="2021-01-31T14:45:00Z">
        <w:r w:rsidR="00E26CC2" w:rsidRPr="00484468">
          <w:rPr>
            <w:rFonts w:ascii="Cambria" w:hAnsi="Cambria"/>
            <w:szCs w:val="24"/>
            <w:lang w:val="cs-CZ"/>
            <w:rPrChange w:id="1065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nastala situace</w:t>
        </w:r>
        <w:r w:rsidR="00AD0968" w:rsidRPr="00484468">
          <w:rPr>
            <w:rFonts w:ascii="Cambria" w:hAnsi="Cambria"/>
            <w:szCs w:val="24"/>
            <w:lang w:val="cs-CZ"/>
            <w:rPrChange w:id="1066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díky, které by polygon v pozdější fáz</w:t>
        </w:r>
      </w:ins>
      <w:ins w:id="1067" w:author="Habas Jan" w:date="2021-01-31T14:46:00Z">
        <w:r w:rsidR="00AD0968" w:rsidRPr="00484468">
          <w:rPr>
            <w:rFonts w:ascii="Cambria" w:hAnsi="Cambria"/>
            <w:szCs w:val="24"/>
            <w:lang w:val="cs-CZ"/>
            <w:rPrChange w:id="1068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i hry měnil </w:t>
        </w:r>
        <w:proofErr w:type="gramStart"/>
        <w:r w:rsidR="00AD0968" w:rsidRPr="00484468">
          <w:rPr>
            <w:rFonts w:ascii="Cambria" w:hAnsi="Cambria"/>
            <w:szCs w:val="24"/>
            <w:lang w:val="cs-CZ"/>
            <w:rPrChange w:id="1069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svojí</w:t>
        </w:r>
        <w:proofErr w:type="gramEnd"/>
        <w:r w:rsidR="00AD0968" w:rsidRPr="00484468">
          <w:rPr>
            <w:rFonts w:ascii="Cambria" w:hAnsi="Cambria"/>
            <w:szCs w:val="24"/>
            <w:lang w:val="cs-CZ"/>
            <w:rPrChange w:id="1070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polohu</w:t>
        </w:r>
      </w:ins>
      <w:del w:id="1071" w:author="Habas Jan" w:date="2021-01-31T14:46:00Z">
        <w:r w:rsidRPr="00484468" w:rsidDel="00AD0968">
          <w:rPr>
            <w:rFonts w:ascii="Cambria" w:hAnsi="Cambria"/>
            <w:szCs w:val="24"/>
            <w:lang w:val="cs-CZ"/>
            <w:rPrChange w:id="1072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 xml:space="preserve"> to, že by polygon v pozdější části hry měnil svojí polohu</w:delText>
        </w:r>
      </w:del>
      <w:r w:rsidRPr="00484468">
        <w:rPr>
          <w:rFonts w:ascii="Cambria" w:hAnsi="Cambria"/>
          <w:szCs w:val="24"/>
          <w:lang w:val="cs-CZ"/>
          <w:rPrChange w:id="1073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. Výpočet vypadal tak, že jsem vzal nejmenší hodnotu X a Y ze souřadnic předtím, než jsem je upravil, a nejmenší hodnotu X a Y souřadnic potom, co jsem je upravil. Výsledek jsem uložil do proměnné, kterou jsem </w:t>
      </w:r>
      <w:r w:rsidRPr="00484468">
        <w:rPr>
          <w:rFonts w:ascii="Cambria" w:eastAsia="Calibri" w:hAnsi="Cambria"/>
          <w:szCs w:val="24"/>
          <w:lang w:val="cs-CZ"/>
          <w:rPrChange w:id="1074" w:author="Habas Jan" w:date="2021-02-07T17:31:00Z">
            <w:rPr>
              <w:rFonts w:ascii="Cambria" w:eastAsia="Calibri" w:hAnsi="Cambria"/>
              <w:szCs w:val="24"/>
              <w:lang w:val="cs-CZ"/>
            </w:rPr>
          </w:rPrChange>
        </w:rPr>
        <w:lastRenderedPageBreak/>
        <w:t>potom</w:t>
      </w:r>
      <w:r w:rsidRPr="00484468">
        <w:rPr>
          <w:rFonts w:ascii="Cambria" w:hAnsi="Cambria"/>
          <w:szCs w:val="24"/>
          <w:lang w:val="cs-CZ"/>
          <w:rPrChange w:id="1075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ve vykreslení přičetl k souřadnicím, které jsem bral z původních souřadnic před upravením. Ty potom vykreslily polygon na místě, kde se nacházel v </w:t>
      </w:r>
      <w:proofErr w:type="spellStart"/>
      <w:r w:rsidRPr="00484468">
        <w:rPr>
          <w:rFonts w:ascii="Cambria" w:hAnsi="Cambria"/>
          <w:szCs w:val="24"/>
          <w:lang w:val="cs-CZ"/>
          <w:rPrChange w:id="1076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enginu</w:t>
      </w:r>
      <w:proofErr w:type="spellEnd"/>
      <w:r w:rsidRPr="00484468">
        <w:rPr>
          <w:rFonts w:ascii="Cambria" w:hAnsi="Cambria"/>
          <w:szCs w:val="24"/>
          <w:lang w:val="cs-CZ"/>
          <w:rPrChange w:id="1077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Matter.js.</w:t>
      </w:r>
    </w:p>
    <w:p w14:paraId="562F7A5A" w14:textId="77777777" w:rsidR="00637AC7" w:rsidRPr="00484468" w:rsidRDefault="00FB4CD8">
      <w:pPr>
        <w:keepNext/>
        <w:rPr>
          <w:rFonts w:ascii="Cambria" w:hAnsi="Cambria"/>
        </w:rPr>
      </w:pPr>
      <w:r w:rsidRPr="00484468">
        <w:rPr>
          <w:rFonts w:ascii="Cambria" w:hAnsi="Cambria"/>
          <w:noProof/>
          <w:rPrChange w:id="1078" w:author="Habas Jan" w:date="2021-02-07T17:31:00Z">
            <w:rPr>
              <w:noProof/>
            </w:rPr>
          </w:rPrChange>
        </w:rPr>
        <w:drawing>
          <wp:inline distT="0" distB="0" distL="0" distR="0" wp14:anchorId="562F7A74" wp14:editId="562F7A75">
            <wp:extent cx="5760720" cy="2722880"/>
            <wp:effectExtent l="0" t="0" r="0" b="0"/>
            <wp:docPr id="2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ázek 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7A5B" w14:textId="60248390" w:rsidR="00637AC7" w:rsidRPr="00484468" w:rsidRDefault="00FB4CD8">
      <w:pPr>
        <w:pStyle w:val="Titulek"/>
        <w:rPr>
          <w:rFonts w:ascii="Cambria" w:hAnsi="Cambria"/>
          <w:szCs w:val="24"/>
          <w:lang w:val="cs-CZ"/>
          <w:rPrChange w:id="1079" w:author="Habas Jan" w:date="2021-02-07T17:31:00Z">
            <w:rPr>
              <w:rFonts w:ascii="Cambria" w:hAnsi="Cambria"/>
              <w:szCs w:val="24"/>
              <w:lang w:val="cs-CZ"/>
            </w:rPr>
          </w:rPrChange>
        </w:rPr>
      </w:pPr>
      <w:proofErr w:type="spellStart"/>
      <w:r w:rsidRPr="00484468">
        <w:rPr>
          <w:rFonts w:ascii="Cambria" w:hAnsi="Cambria"/>
          <w:rPrChange w:id="1080" w:author="Habas Jan" w:date="2021-02-07T17:31:00Z">
            <w:rPr>
              <w:rFonts w:ascii="Cambria" w:hAnsi="Cambria"/>
            </w:rPr>
          </w:rPrChange>
        </w:rPr>
        <w:t>Obrázek</w:t>
      </w:r>
      <w:proofErr w:type="spellEnd"/>
      <w:r w:rsidRPr="00484468">
        <w:rPr>
          <w:rFonts w:ascii="Cambria" w:hAnsi="Cambria"/>
          <w:rPrChange w:id="1081" w:author="Habas Jan" w:date="2021-02-07T17:31:00Z">
            <w:rPr>
              <w:rFonts w:ascii="Cambria" w:hAnsi="Cambria"/>
            </w:rPr>
          </w:rPrChange>
        </w:rPr>
        <w:t xml:space="preserve"> </w:t>
      </w:r>
      <w:r w:rsidRPr="00484468">
        <w:rPr>
          <w:rFonts w:ascii="Cambria" w:hAnsi="Cambria"/>
        </w:rPr>
        <w:fldChar w:fldCharType="begin"/>
      </w:r>
      <w:r w:rsidRPr="00484468">
        <w:rPr>
          <w:rFonts w:ascii="Cambria" w:hAnsi="Cambria"/>
          <w:rPrChange w:id="1082" w:author="Habas Jan" w:date="2021-02-07T17:31:00Z">
            <w:rPr>
              <w:rFonts w:ascii="Cambria" w:hAnsi="Cambria"/>
            </w:rPr>
          </w:rPrChange>
        </w:rPr>
        <w:instrText>SEQ Obrázek \* ARABIC</w:instrText>
      </w:r>
      <w:r w:rsidRPr="00484468">
        <w:rPr>
          <w:rFonts w:ascii="Cambria" w:hAnsi="Cambria"/>
          <w:rPrChange w:id="1083" w:author="Habas Jan" w:date="2021-02-07T17:31:00Z">
            <w:rPr>
              <w:rFonts w:ascii="Cambria" w:hAnsi="Cambria"/>
            </w:rPr>
          </w:rPrChange>
        </w:rPr>
        <w:fldChar w:fldCharType="separate"/>
      </w:r>
      <w:ins w:id="1084" w:author="Habas Jan" w:date="2021-02-07T18:03:00Z">
        <w:r w:rsidR="00870085">
          <w:rPr>
            <w:rFonts w:ascii="Cambria" w:hAnsi="Cambria"/>
            <w:noProof/>
          </w:rPr>
          <w:t>2</w:t>
        </w:r>
      </w:ins>
      <w:del w:id="1085" w:author="Habas Jan" w:date="2021-02-07T18:03:00Z">
        <w:r w:rsidR="008F5A31" w:rsidRPr="00484468" w:rsidDel="00870085">
          <w:rPr>
            <w:rFonts w:ascii="Cambria" w:hAnsi="Cambria"/>
            <w:noProof/>
            <w:rPrChange w:id="1086" w:author="Habas Jan" w:date="2021-02-07T17:31:00Z">
              <w:rPr>
                <w:rFonts w:ascii="Cambria" w:hAnsi="Cambria"/>
                <w:noProof/>
              </w:rPr>
            </w:rPrChange>
          </w:rPr>
          <w:delText>2</w:delText>
        </w:r>
      </w:del>
      <w:r w:rsidRPr="00484468">
        <w:rPr>
          <w:rFonts w:ascii="Cambria" w:hAnsi="Cambria"/>
          <w:rPrChange w:id="1087" w:author="Habas Jan" w:date="2021-02-07T17:31:00Z">
            <w:rPr>
              <w:rFonts w:ascii="Cambria" w:hAnsi="Cambria"/>
            </w:rPr>
          </w:rPrChange>
        </w:rPr>
        <w:fldChar w:fldCharType="end"/>
      </w:r>
      <w:r w:rsidRPr="00484468">
        <w:rPr>
          <w:rFonts w:ascii="Cambria" w:hAnsi="Cambria"/>
        </w:rPr>
        <w:t xml:space="preserve"> </w:t>
      </w:r>
      <w:proofErr w:type="spellStart"/>
      <w:r w:rsidRPr="00484468">
        <w:rPr>
          <w:rFonts w:ascii="Cambria" w:hAnsi="Cambria"/>
        </w:rPr>
        <w:t>Konečná</w:t>
      </w:r>
      <w:proofErr w:type="spellEnd"/>
      <w:r w:rsidRPr="00484468">
        <w:rPr>
          <w:rFonts w:ascii="Cambria" w:hAnsi="Cambria"/>
        </w:rPr>
        <w:t xml:space="preserve"> </w:t>
      </w:r>
      <w:proofErr w:type="spellStart"/>
      <w:r w:rsidRPr="00484468">
        <w:rPr>
          <w:rFonts w:ascii="Cambria" w:hAnsi="Cambria"/>
        </w:rPr>
        <w:t>verze</w:t>
      </w:r>
      <w:proofErr w:type="spellEnd"/>
      <w:r w:rsidRPr="00484468">
        <w:rPr>
          <w:rFonts w:ascii="Cambria" w:hAnsi="Cambria"/>
        </w:rPr>
        <w:t xml:space="preserve"> </w:t>
      </w:r>
      <w:proofErr w:type="spellStart"/>
      <w:r w:rsidRPr="00484468">
        <w:rPr>
          <w:rFonts w:ascii="Cambria" w:hAnsi="Cambria"/>
        </w:rPr>
        <w:t>mapy</w:t>
      </w:r>
      <w:proofErr w:type="spellEnd"/>
    </w:p>
    <w:p w14:paraId="562F7A5C" w14:textId="77777777" w:rsidR="00637AC7" w:rsidRPr="00484468" w:rsidRDefault="00FB4CD8">
      <w:pPr>
        <w:pStyle w:val="Nadpis2"/>
        <w:rPr>
          <w:rFonts w:ascii="Cambria" w:hAnsi="Cambria"/>
          <w:lang w:val="cs-CZ"/>
          <w:rPrChange w:id="1088" w:author="Habas Jan" w:date="2021-02-07T17:31:00Z">
            <w:rPr>
              <w:rFonts w:ascii="Cambria" w:hAnsi="Cambria"/>
              <w:lang w:val="cs-CZ"/>
            </w:rPr>
          </w:rPrChange>
        </w:rPr>
      </w:pPr>
      <w:bookmarkStart w:id="1089" w:name="_Toc63611579"/>
      <w:r w:rsidRPr="00484468">
        <w:rPr>
          <w:rFonts w:ascii="Cambria" w:hAnsi="Cambria"/>
          <w:lang w:val="cs-CZ"/>
          <w:rPrChange w:id="1090" w:author="Habas Jan" w:date="2021-02-07T17:31:00Z">
            <w:rPr>
              <w:rFonts w:ascii="Cambria" w:hAnsi="Cambria"/>
              <w:lang w:val="cs-CZ"/>
            </w:rPr>
          </w:rPrChange>
        </w:rPr>
        <w:t xml:space="preserve">5.2 </w:t>
      </w:r>
      <w:proofErr w:type="spellStart"/>
      <w:r w:rsidRPr="00484468">
        <w:rPr>
          <w:rFonts w:ascii="Cambria" w:hAnsi="Cambria"/>
          <w:lang w:val="cs-CZ"/>
          <w:rPrChange w:id="1091" w:author="Habas Jan" w:date="2021-02-07T17:31:00Z">
            <w:rPr>
              <w:rFonts w:ascii="Cambria" w:hAnsi="Cambria"/>
              <w:lang w:val="cs-CZ"/>
            </w:rPr>
          </w:rPrChange>
        </w:rPr>
        <w:t>Wormové</w:t>
      </w:r>
      <w:bookmarkEnd w:id="1089"/>
      <w:proofErr w:type="spellEnd"/>
    </w:p>
    <w:p w14:paraId="636C655B" w14:textId="23614A98" w:rsidR="00572444" w:rsidRPr="00484468" w:rsidRDefault="00FB4CD8">
      <w:pPr>
        <w:rPr>
          <w:ins w:id="1092" w:author="Habas Jan" w:date="2021-02-04T17:55:00Z"/>
          <w:rFonts w:ascii="Cambria" w:hAnsi="Cambria"/>
          <w:szCs w:val="24"/>
          <w:lang w:val="cs-CZ"/>
          <w:rPrChange w:id="1093" w:author="Habas Jan" w:date="2021-02-07T17:31:00Z">
            <w:rPr>
              <w:ins w:id="1094" w:author="Habas Jan" w:date="2021-02-04T17:55:00Z"/>
              <w:rFonts w:ascii="Cambria" w:hAnsi="Cambria"/>
              <w:szCs w:val="24"/>
              <w:lang w:val="cs-CZ"/>
            </w:rPr>
          </w:rPrChange>
        </w:rPr>
      </w:pPr>
      <w:r w:rsidRPr="00484468">
        <w:rPr>
          <w:rFonts w:ascii="Cambria" w:hAnsi="Cambria"/>
          <w:szCs w:val="24"/>
          <w:lang w:val="cs-CZ"/>
          <w:rPrChange w:id="1095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Samotné </w:t>
      </w:r>
      <w:proofErr w:type="spellStart"/>
      <w:r w:rsidRPr="00484468">
        <w:rPr>
          <w:rFonts w:ascii="Cambria" w:hAnsi="Cambria"/>
          <w:szCs w:val="24"/>
          <w:lang w:val="cs-CZ"/>
          <w:rPrChange w:id="1096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wormy</w:t>
      </w:r>
      <w:proofErr w:type="spellEnd"/>
      <w:r w:rsidRPr="00484468">
        <w:rPr>
          <w:rFonts w:ascii="Cambria" w:hAnsi="Cambria"/>
          <w:szCs w:val="24"/>
          <w:lang w:val="cs-CZ"/>
          <w:rPrChange w:id="1097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jsem tvořil tak, že jsem v Matter.js vytvořil malý obdélník, který hráč poté ovládá pomocí klávesnice a myši. Obdélník byl vybrán, protože má větší stabilitu oproti polygonu, který</w:t>
      </w:r>
      <w:ins w:id="1098" w:author="Habas Jan" w:date="2021-02-04T17:43:00Z">
        <w:r w:rsidR="00CB1073" w:rsidRPr="00484468">
          <w:rPr>
            <w:rFonts w:ascii="Cambria" w:hAnsi="Cambria"/>
            <w:szCs w:val="24"/>
            <w:lang w:val="cs-CZ"/>
            <w:rPrChange w:id="1099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by</w:t>
        </w:r>
      </w:ins>
      <w:del w:id="1100" w:author="Habas Jan" w:date="2021-02-04T17:43:00Z">
        <w:r w:rsidRPr="00484468" w:rsidDel="00CB1073">
          <w:rPr>
            <w:rFonts w:ascii="Cambria" w:hAnsi="Cambria"/>
            <w:szCs w:val="24"/>
            <w:lang w:val="cs-CZ"/>
            <w:rPrChange w:id="1101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 xml:space="preserve"> kdyby</w:delText>
        </w:r>
      </w:del>
      <w:r w:rsidRPr="00484468">
        <w:rPr>
          <w:rFonts w:ascii="Cambria" w:hAnsi="Cambria"/>
          <w:szCs w:val="24"/>
          <w:lang w:val="cs-CZ"/>
          <w:rPrChange w:id="1102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byl ve tvaru </w:t>
      </w:r>
      <w:del w:id="1103" w:author="Habas Jan" w:date="2021-02-06T17:29:00Z">
        <w:r w:rsidRPr="00484468" w:rsidDel="00E104DF">
          <w:rPr>
            <w:rFonts w:ascii="Cambria" w:hAnsi="Cambria"/>
            <w:szCs w:val="24"/>
            <w:lang w:val="cs-CZ"/>
            <w:rPrChange w:id="1104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 xml:space="preserve">obrysu </w:delText>
        </w:r>
      </w:del>
      <w:ins w:id="1105" w:author="Habas Jan" w:date="2021-02-06T17:29:00Z">
        <w:r w:rsidR="00E104DF" w:rsidRPr="00484468">
          <w:rPr>
            <w:rFonts w:ascii="Cambria" w:hAnsi="Cambria"/>
            <w:szCs w:val="24"/>
            <w:lang w:val="cs-CZ"/>
            <w:rPrChange w:id="1106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polygonu </w:t>
        </w:r>
      </w:ins>
      <w:proofErr w:type="spellStart"/>
      <w:r w:rsidRPr="00484468">
        <w:rPr>
          <w:rFonts w:ascii="Cambria" w:hAnsi="Cambria"/>
          <w:szCs w:val="24"/>
          <w:lang w:val="cs-CZ"/>
          <w:rPrChange w:id="1107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worma</w:t>
      </w:r>
      <w:proofErr w:type="spellEnd"/>
      <w:ins w:id="1108" w:author="Habas Jan" w:date="2021-02-04T17:43:00Z">
        <w:r w:rsidR="00F675DC" w:rsidRPr="00484468">
          <w:rPr>
            <w:rFonts w:ascii="Cambria" w:hAnsi="Cambria"/>
            <w:szCs w:val="24"/>
            <w:lang w:val="cs-CZ"/>
            <w:rPrChange w:id="1109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. </w:t>
        </w:r>
      </w:ins>
      <w:del w:id="1110" w:author="Habas Jan" w:date="2021-02-04T17:43:00Z">
        <w:r w:rsidRPr="00484468" w:rsidDel="00F675DC">
          <w:rPr>
            <w:rFonts w:ascii="Cambria" w:hAnsi="Cambria"/>
            <w:szCs w:val="24"/>
            <w:lang w:val="cs-CZ"/>
            <w:rPrChange w:id="1111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 xml:space="preserve">, </w:delText>
        </w:r>
      </w:del>
      <w:ins w:id="1112" w:author="Habas Jan" w:date="2021-02-04T17:43:00Z">
        <w:r w:rsidR="00F675DC" w:rsidRPr="00484468">
          <w:rPr>
            <w:rFonts w:ascii="Cambria" w:hAnsi="Cambria"/>
            <w:szCs w:val="24"/>
            <w:lang w:val="cs-CZ"/>
            <w:rPrChange w:id="1113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Ten</w:t>
        </w:r>
      </w:ins>
      <w:del w:id="1114" w:author="Habas Jan" w:date="2021-02-04T17:43:00Z">
        <w:r w:rsidRPr="00484468" w:rsidDel="00F675DC">
          <w:rPr>
            <w:rFonts w:ascii="Cambria" w:hAnsi="Cambria"/>
            <w:szCs w:val="24"/>
            <w:lang w:val="cs-CZ"/>
            <w:rPrChange w:id="1115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>tak</w:delText>
        </w:r>
      </w:del>
      <w:r w:rsidRPr="00484468">
        <w:rPr>
          <w:rFonts w:ascii="Cambria" w:hAnsi="Cambria"/>
          <w:szCs w:val="24"/>
          <w:lang w:val="cs-CZ"/>
          <w:rPrChange w:id="1116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by se převracel a tím by se hra stala nehratelná.</w:t>
      </w:r>
    </w:p>
    <w:p w14:paraId="57C2559C" w14:textId="158FD391" w:rsidR="00572444" w:rsidRPr="00484468" w:rsidRDefault="00FB4CD8">
      <w:pPr>
        <w:rPr>
          <w:ins w:id="1117" w:author="Habas Jan" w:date="2021-02-04T17:55:00Z"/>
          <w:rFonts w:ascii="Cambria" w:hAnsi="Cambria"/>
          <w:szCs w:val="24"/>
          <w:lang w:val="cs-CZ"/>
          <w:rPrChange w:id="1118" w:author="Habas Jan" w:date="2021-02-07T17:31:00Z">
            <w:rPr>
              <w:ins w:id="1119" w:author="Habas Jan" w:date="2021-02-04T17:55:00Z"/>
              <w:rFonts w:ascii="Cambria" w:hAnsi="Cambria"/>
              <w:szCs w:val="24"/>
              <w:lang w:val="cs-CZ"/>
            </w:rPr>
          </w:rPrChange>
        </w:rPr>
      </w:pPr>
      <w:del w:id="1120" w:author="Habas Jan" w:date="2021-02-04T17:44:00Z">
        <w:r w:rsidRPr="00484468" w:rsidDel="000134FB">
          <w:rPr>
            <w:rFonts w:ascii="Cambria" w:hAnsi="Cambria"/>
            <w:szCs w:val="24"/>
            <w:lang w:val="cs-CZ"/>
            <w:rPrChange w:id="1121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 xml:space="preserve"> Pro worma jsem ponechal realistický čas. To znamená, že worm až na jeden případ není statický a </w:delText>
        </w:r>
        <w:r w:rsidRPr="00484468" w:rsidDel="000134FB">
          <w:rPr>
            <w:rFonts w:ascii="Cambria" w:eastAsia="Calibri" w:hAnsi="Cambria"/>
            <w:szCs w:val="24"/>
            <w:lang w:val="cs-CZ"/>
            <w:rPrChange w:id="1122" w:author="Habas Jan" w:date="2021-02-07T17:31:00Z">
              <w:rPr>
                <w:rFonts w:ascii="Cambria" w:eastAsia="Calibri" w:hAnsi="Cambria"/>
                <w:szCs w:val="24"/>
                <w:lang w:val="cs-CZ"/>
              </w:rPr>
            </w:rPrChange>
          </w:rPr>
          <w:delText>pořád</w:delText>
        </w:r>
        <w:r w:rsidRPr="00484468" w:rsidDel="000134FB">
          <w:rPr>
            <w:rFonts w:ascii="Cambria" w:hAnsi="Cambria"/>
            <w:szCs w:val="24"/>
            <w:lang w:val="cs-CZ"/>
            <w:rPrChange w:id="1123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 xml:space="preserve"> na něj působí tření, nebo třeba gravitace</w:delText>
        </w:r>
      </w:del>
      <w:del w:id="1124" w:author="Habas Jan" w:date="2021-02-04T17:43:00Z">
        <w:r w:rsidRPr="00484468" w:rsidDel="000134FB">
          <w:rPr>
            <w:rFonts w:ascii="Cambria" w:hAnsi="Cambria"/>
            <w:szCs w:val="24"/>
            <w:lang w:val="cs-CZ"/>
            <w:rPrChange w:id="1125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>.</w:delText>
        </w:r>
      </w:del>
      <w:del w:id="1126" w:author="Habas Jan" w:date="2021-02-04T17:55:00Z">
        <w:r w:rsidRPr="00484468" w:rsidDel="00572444">
          <w:rPr>
            <w:rFonts w:ascii="Cambria" w:hAnsi="Cambria"/>
            <w:szCs w:val="24"/>
            <w:lang w:val="cs-CZ"/>
            <w:rPrChange w:id="1127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 xml:space="preserve"> </w:delText>
        </w:r>
      </w:del>
      <w:del w:id="1128" w:author="Habas Jan" w:date="2021-02-04T17:45:00Z">
        <w:r w:rsidRPr="00484468" w:rsidDel="00F40A9E">
          <w:rPr>
            <w:rFonts w:ascii="Cambria" w:hAnsi="Cambria"/>
            <w:szCs w:val="24"/>
            <w:lang w:val="cs-CZ"/>
            <w:rPrChange w:id="1129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>Jediná chvíle</w:delText>
        </w:r>
      </w:del>
      <w:ins w:id="1130" w:author="Habas Jan" w:date="2021-02-04T17:45:00Z">
        <w:r w:rsidR="00F40A9E" w:rsidRPr="00484468">
          <w:rPr>
            <w:rFonts w:ascii="Cambria" w:hAnsi="Cambria"/>
            <w:szCs w:val="24"/>
            <w:lang w:val="cs-CZ"/>
            <w:rPrChange w:id="1131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Chvíle </w:t>
        </w:r>
      </w:ins>
      <w:del w:id="1132" w:author="Habas Jan" w:date="2021-02-04T17:45:00Z">
        <w:r w:rsidRPr="00484468" w:rsidDel="00F40A9E">
          <w:rPr>
            <w:rFonts w:ascii="Cambria" w:hAnsi="Cambria"/>
            <w:szCs w:val="24"/>
            <w:lang w:val="cs-CZ"/>
            <w:rPrChange w:id="1133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 xml:space="preserve">, </w:delText>
        </w:r>
      </w:del>
      <w:r w:rsidRPr="00484468">
        <w:rPr>
          <w:rFonts w:ascii="Cambria" w:hAnsi="Cambria"/>
          <w:szCs w:val="24"/>
          <w:lang w:val="cs-CZ"/>
          <w:rPrChange w:id="1134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kdy</w:t>
      </w:r>
      <w:ins w:id="1135" w:author="Habas Jan" w:date="2021-02-04T17:44:00Z">
        <w:r w:rsidR="000134FB" w:rsidRPr="00484468">
          <w:rPr>
            <w:rFonts w:ascii="Cambria" w:hAnsi="Cambria"/>
            <w:szCs w:val="24"/>
            <w:lang w:val="cs-CZ"/>
            <w:rPrChange w:id="1136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</w:t>
        </w:r>
      </w:ins>
      <w:del w:id="1137" w:author="Habas Jan" w:date="2021-02-04T17:44:00Z">
        <w:r w:rsidRPr="00484468" w:rsidDel="000134FB">
          <w:rPr>
            <w:rFonts w:ascii="Cambria" w:hAnsi="Cambria"/>
            <w:szCs w:val="24"/>
            <w:lang w:val="cs-CZ"/>
            <w:rPrChange w:id="1138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 xml:space="preserve"> </w:delText>
        </w:r>
      </w:del>
      <w:r w:rsidRPr="00484468">
        <w:rPr>
          <w:rFonts w:ascii="Cambria" w:hAnsi="Cambria"/>
          <w:szCs w:val="24"/>
          <w:lang w:val="cs-CZ"/>
          <w:rPrChange w:id="1139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je</w:t>
      </w:r>
      <w:ins w:id="1140" w:author="Habas Jan" w:date="2021-02-04T17:44:00Z">
        <w:r w:rsidR="000134FB" w:rsidRPr="00484468">
          <w:rPr>
            <w:rFonts w:ascii="Cambria" w:hAnsi="Cambria"/>
            <w:szCs w:val="24"/>
            <w:lang w:val="cs-CZ"/>
            <w:rPrChange w:id="1141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</w:t>
        </w:r>
        <w:proofErr w:type="spellStart"/>
        <w:r w:rsidR="000134FB" w:rsidRPr="00484468">
          <w:rPr>
            <w:rFonts w:ascii="Cambria" w:hAnsi="Cambria"/>
            <w:szCs w:val="24"/>
            <w:lang w:val="cs-CZ"/>
            <w:rPrChange w:id="1142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worm</w:t>
        </w:r>
      </w:ins>
      <w:proofErr w:type="spellEnd"/>
      <w:r w:rsidRPr="00484468">
        <w:rPr>
          <w:rFonts w:ascii="Cambria" w:hAnsi="Cambria"/>
          <w:szCs w:val="24"/>
          <w:lang w:val="cs-CZ"/>
          <w:rPrChange w:id="1143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statický a žádná síla na něj nepůsobí </w:t>
      </w:r>
      <w:ins w:id="1144" w:author="Habas Jan" w:date="2021-02-06T17:29:00Z">
        <w:r w:rsidR="00984EDE" w:rsidRPr="00484468">
          <w:rPr>
            <w:rFonts w:ascii="Cambria" w:hAnsi="Cambria"/>
            <w:szCs w:val="24"/>
            <w:lang w:val="cs-CZ"/>
            <w:rPrChange w:id="1145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nas</w:t>
        </w:r>
      </w:ins>
      <w:ins w:id="1146" w:author="Habas Jan" w:date="2021-02-06T17:31:00Z">
        <w:r w:rsidR="008B0BB6" w:rsidRPr="00484468">
          <w:rPr>
            <w:rFonts w:ascii="Cambria" w:hAnsi="Cambria"/>
            <w:szCs w:val="24"/>
            <w:lang w:val="cs-CZ"/>
            <w:rPrChange w:id="1147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tá</w:t>
        </w:r>
      </w:ins>
      <w:ins w:id="1148" w:author="Habas Jan" w:date="2021-02-06T17:29:00Z">
        <w:r w:rsidR="00984EDE" w:rsidRPr="00484468">
          <w:rPr>
            <w:rFonts w:ascii="Cambria" w:hAnsi="Cambria"/>
            <w:szCs w:val="24"/>
            <w:lang w:val="cs-CZ"/>
            <w:rPrChange w:id="1149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vá</w:t>
        </w:r>
      </w:ins>
      <w:del w:id="1150" w:author="Habas Jan" w:date="2021-02-06T17:29:00Z">
        <w:r w:rsidRPr="00484468" w:rsidDel="00984EDE">
          <w:rPr>
            <w:rFonts w:ascii="Cambria" w:hAnsi="Cambria"/>
            <w:szCs w:val="24"/>
            <w:lang w:val="cs-CZ"/>
            <w:rPrChange w:id="1151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>je v</w:delText>
        </w:r>
      </w:del>
      <w:r w:rsidRPr="00484468">
        <w:rPr>
          <w:rFonts w:ascii="Cambria" w:hAnsi="Cambria"/>
          <w:szCs w:val="24"/>
          <w:lang w:val="cs-CZ"/>
          <w:rPrChange w:id="1152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 případě, že se chystá hodit granát</w:t>
      </w:r>
      <w:ins w:id="1153" w:author="Habas Jan" w:date="2021-02-04T17:45:00Z">
        <w:r w:rsidR="007C30CC" w:rsidRPr="00484468">
          <w:rPr>
            <w:rFonts w:ascii="Cambria" w:hAnsi="Cambria"/>
            <w:szCs w:val="24"/>
            <w:lang w:val="cs-CZ"/>
            <w:rPrChange w:id="1154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. </w:t>
        </w:r>
      </w:ins>
      <w:del w:id="1155" w:author="Habas Jan" w:date="2021-02-04T17:45:00Z">
        <w:r w:rsidRPr="00484468" w:rsidDel="007C30CC">
          <w:rPr>
            <w:rFonts w:ascii="Cambria" w:hAnsi="Cambria"/>
            <w:szCs w:val="24"/>
            <w:lang w:val="cs-CZ"/>
            <w:rPrChange w:id="1156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 xml:space="preserve"> nebo </w:delText>
        </w:r>
      </w:del>
      <w:r w:rsidRPr="00484468">
        <w:rPr>
          <w:rFonts w:ascii="Cambria" w:hAnsi="Cambria"/>
          <w:szCs w:val="24"/>
          <w:lang w:val="cs-CZ"/>
          <w:rPrChange w:id="1157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jiný objekt</w:t>
      </w:r>
      <w:ins w:id="1158" w:author="Habas Jan" w:date="2021-02-04T17:45:00Z">
        <w:r w:rsidR="007C30CC" w:rsidRPr="00484468">
          <w:rPr>
            <w:rFonts w:ascii="Cambria" w:hAnsi="Cambria"/>
            <w:szCs w:val="24"/>
            <w:lang w:val="cs-CZ"/>
            <w:rPrChange w:id="1159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</w:t>
        </w:r>
        <w:proofErr w:type="gramStart"/>
        <w:r w:rsidR="007C30CC" w:rsidRPr="00484468">
          <w:rPr>
            <w:rFonts w:ascii="Cambria" w:hAnsi="Cambria"/>
            <w:szCs w:val="24"/>
            <w:lang w:val="cs-CZ"/>
            <w:rPrChange w:id="1160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a nebo</w:t>
        </w:r>
        <w:proofErr w:type="gramEnd"/>
        <w:r w:rsidR="007C30CC" w:rsidRPr="00484468">
          <w:rPr>
            <w:rFonts w:ascii="Cambria" w:hAnsi="Cambria"/>
            <w:szCs w:val="24"/>
            <w:lang w:val="cs-CZ"/>
            <w:rPrChange w:id="1161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zrovna za něj </w:t>
        </w:r>
      </w:ins>
      <w:ins w:id="1162" w:author="Habas Jan" w:date="2021-02-06T17:31:00Z">
        <w:r w:rsidR="007F0BE4" w:rsidRPr="00484468">
          <w:rPr>
            <w:rFonts w:ascii="Cambria" w:hAnsi="Cambria"/>
            <w:szCs w:val="24"/>
            <w:lang w:val="cs-CZ"/>
            <w:rPrChange w:id="1163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žádný hráč</w:t>
        </w:r>
      </w:ins>
      <w:ins w:id="1164" w:author="Habas Jan" w:date="2021-02-04T17:45:00Z">
        <w:r w:rsidR="007C30CC" w:rsidRPr="00484468">
          <w:rPr>
            <w:rFonts w:ascii="Cambria" w:hAnsi="Cambria"/>
            <w:szCs w:val="24"/>
            <w:lang w:val="cs-CZ"/>
            <w:rPrChange w:id="1165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nehraje</w:t>
        </w:r>
      </w:ins>
      <w:ins w:id="1166" w:author="Habas Jan" w:date="2021-02-04T17:48:00Z">
        <w:r w:rsidR="00CC4582" w:rsidRPr="00484468">
          <w:rPr>
            <w:rFonts w:ascii="Cambria" w:hAnsi="Cambria"/>
            <w:szCs w:val="24"/>
            <w:lang w:val="cs-CZ"/>
            <w:rPrChange w:id="1167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, ale pokud </w:t>
        </w:r>
        <w:proofErr w:type="spellStart"/>
        <w:r w:rsidR="00CC4582" w:rsidRPr="00484468">
          <w:rPr>
            <w:rFonts w:ascii="Cambria" w:hAnsi="Cambria"/>
            <w:szCs w:val="24"/>
            <w:lang w:val="cs-CZ"/>
            <w:rPrChange w:id="1168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worma</w:t>
        </w:r>
        <w:proofErr w:type="spellEnd"/>
        <w:r w:rsidR="00CC4582" w:rsidRPr="00484468">
          <w:rPr>
            <w:rFonts w:ascii="Cambria" w:hAnsi="Cambria"/>
            <w:szCs w:val="24"/>
            <w:lang w:val="cs-CZ"/>
            <w:rPrChange w:id="1169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trefí projektil když nehraje bude to na něj působit a </w:t>
        </w:r>
        <w:r w:rsidR="00932088" w:rsidRPr="00484468">
          <w:rPr>
            <w:rFonts w:ascii="Cambria" w:hAnsi="Cambria"/>
            <w:szCs w:val="24"/>
            <w:lang w:val="cs-CZ"/>
            <w:rPrChange w:id="1170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může to zapříčinit jeho posun</w:t>
        </w:r>
      </w:ins>
      <w:r w:rsidRPr="00484468">
        <w:rPr>
          <w:rFonts w:ascii="Cambria" w:hAnsi="Cambria"/>
          <w:szCs w:val="24"/>
          <w:lang w:val="cs-CZ"/>
          <w:rPrChange w:id="1171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. Na </w:t>
      </w:r>
      <w:proofErr w:type="spellStart"/>
      <w:r w:rsidRPr="00484468">
        <w:rPr>
          <w:rFonts w:ascii="Cambria" w:hAnsi="Cambria"/>
          <w:szCs w:val="24"/>
          <w:lang w:val="cs-CZ"/>
          <w:rPrChange w:id="1172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worma</w:t>
      </w:r>
      <w:proofErr w:type="spellEnd"/>
      <w:r w:rsidRPr="00484468">
        <w:rPr>
          <w:rFonts w:ascii="Cambria" w:hAnsi="Cambria"/>
          <w:szCs w:val="24"/>
          <w:lang w:val="cs-CZ"/>
          <w:rPrChange w:id="1173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také neplatí vítr. Je vůči</w:t>
      </w:r>
      <w:ins w:id="1174" w:author="Habas Jan" w:date="2021-02-06T17:31:00Z">
        <w:r w:rsidR="007F0BE4" w:rsidRPr="00484468">
          <w:rPr>
            <w:rFonts w:ascii="Cambria" w:hAnsi="Cambria"/>
            <w:szCs w:val="24"/>
            <w:lang w:val="cs-CZ"/>
            <w:rPrChange w:id="1175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jeho síle</w:t>
        </w:r>
      </w:ins>
      <w:r w:rsidRPr="00484468">
        <w:rPr>
          <w:rFonts w:ascii="Cambria" w:hAnsi="Cambria"/>
          <w:szCs w:val="24"/>
          <w:lang w:val="cs-CZ"/>
          <w:rPrChange w:id="1176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</w:t>
      </w:r>
      <w:ins w:id="1177" w:author="Habas Jan" w:date="2021-02-06T17:32:00Z">
        <w:r w:rsidR="00930C03" w:rsidRPr="00484468">
          <w:rPr>
            <w:rFonts w:ascii="Cambria" w:hAnsi="Cambria"/>
            <w:szCs w:val="24"/>
            <w:lang w:val="cs-CZ"/>
            <w:rPrChange w:id="1178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naprosto </w:t>
        </w:r>
      </w:ins>
      <w:del w:id="1179" w:author="Habas Jan" w:date="2021-02-06T17:32:00Z">
        <w:r w:rsidRPr="00484468" w:rsidDel="00DE5398">
          <w:rPr>
            <w:rFonts w:ascii="Cambria" w:hAnsi="Cambria"/>
            <w:szCs w:val="24"/>
            <w:lang w:val="cs-CZ"/>
            <w:rPrChange w:id="1180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 xml:space="preserve">němu </w:delText>
        </w:r>
      </w:del>
      <w:r w:rsidRPr="00484468">
        <w:rPr>
          <w:rFonts w:ascii="Cambria" w:hAnsi="Cambria"/>
          <w:szCs w:val="24"/>
          <w:lang w:val="cs-CZ"/>
          <w:rPrChange w:id="1181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imunní. </w:t>
      </w:r>
    </w:p>
    <w:p w14:paraId="22D0E70D" w14:textId="77777777" w:rsidR="00572444" w:rsidRPr="00484468" w:rsidRDefault="00FB4CD8">
      <w:pPr>
        <w:rPr>
          <w:ins w:id="1182" w:author="Habas Jan" w:date="2021-02-04T17:55:00Z"/>
          <w:rFonts w:ascii="Cambria" w:hAnsi="Cambria"/>
          <w:szCs w:val="24"/>
          <w:lang w:val="cs-CZ"/>
          <w:rPrChange w:id="1183" w:author="Habas Jan" w:date="2021-02-07T17:31:00Z">
            <w:rPr>
              <w:ins w:id="1184" w:author="Habas Jan" w:date="2021-02-04T17:55:00Z"/>
              <w:rFonts w:ascii="Cambria" w:hAnsi="Cambria"/>
              <w:szCs w:val="24"/>
              <w:lang w:val="cs-CZ"/>
            </w:rPr>
          </w:rPrChange>
        </w:rPr>
      </w:pPr>
      <w:r w:rsidRPr="00484468">
        <w:rPr>
          <w:rFonts w:ascii="Cambria" w:hAnsi="Cambria"/>
          <w:szCs w:val="24"/>
          <w:lang w:val="cs-CZ"/>
          <w:rPrChange w:id="1185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Samotné vyobrazení </w:t>
      </w:r>
      <w:proofErr w:type="spellStart"/>
      <w:r w:rsidRPr="00484468">
        <w:rPr>
          <w:rFonts w:ascii="Cambria" w:hAnsi="Cambria"/>
          <w:szCs w:val="24"/>
          <w:lang w:val="cs-CZ"/>
          <w:rPrChange w:id="1186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worma</w:t>
      </w:r>
      <w:proofErr w:type="spellEnd"/>
      <w:r w:rsidRPr="00484468">
        <w:rPr>
          <w:rFonts w:ascii="Cambria" w:hAnsi="Cambria"/>
          <w:szCs w:val="24"/>
          <w:lang w:val="cs-CZ"/>
          <w:rPrChange w:id="1187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už pak funguje jako malá animace, kde se střídají dva obrázky a </w:t>
      </w:r>
      <w:proofErr w:type="spellStart"/>
      <w:r w:rsidRPr="00484468">
        <w:rPr>
          <w:rFonts w:ascii="Cambria" w:hAnsi="Cambria"/>
          <w:szCs w:val="24"/>
          <w:lang w:val="cs-CZ"/>
          <w:rPrChange w:id="1188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worm</w:t>
      </w:r>
      <w:proofErr w:type="spellEnd"/>
      <w:r w:rsidRPr="00484468">
        <w:rPr>
          <w:rFonts w:ascii="Cambria" w:hAnsi="Cambria"/>
          <w:szCs w:val="24"/>
          <w:lang w:val="cs-CZ"/>
          <w:rPrChange w:id="1189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, tak při pohybu hýbe ocasem.</w:t>
      </w:r>
      <w:ins w:id="1190" w:author="Habas Jan" w:date="2021-02-04T17:48:00Z">
        <w:r w:rsidR="0040776C" w:rsidRPr="00484468">
          <w:rPr>
            <w:rFonts w:ascii="Cambria" w:hAnsi="Cambria"/>
            <w:szCs w:val="24"/>
            <w:lang w:val="cs-CZ"/>
            <w:rPrChange w:id="1191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</w:t>
        </w:r>
      </w:ins>
      <w:moveToRangeStart w:id="1192" w:author="Habas Jan" w:date="2021-02-04T17:50:00Z" w:name="move63353421"/>
      <w:moveTo w:id="1193" w:author="Habas Jan" w:date="2021-02-04T17:50:00Z">
        <w:r w:rsidR="005524AE" w:rsidRPr="00484468">
          <w:rPr>
            <w:rFonts w:ascii="Cambria" w:hAnsi="Cambria"/>
            <w:szCs w:val="24"/>
            <w:lang w:val="cs-CZ"/>
            <w:rPrChange w:id="1194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Také se při pohybu </w:t>
        </w:r>
        <w:del w:id="1195" w:author="Habas Jan" w:date="2021-02-04T17:50:00Z">
          <w:r w:rsidR="005524AE" w:rsidRPr="00484468" w:rsidDel="005524AE">
            <w:rPr>
              <w:rFonts w:ascii="Cambria" w:hAnsi="Cambria"/>
              <w:szCs w:val="24"/>
              <w:lang w:val="cs-CZ"/>
              <w:rPrChange w:id="1196" w:author="Habas Jan" w:date="2021-02-07T17:31:00Z">
                <w:rPr>
                  <w:rFonts w:ascii="Cambria" w:hAnsi="Cambria"/>
                  <w:szCs w:val="24"/>
                  <w:lang w:val="cs-CZ"/>
                </w:rPr>
              </w:rPrChange>
            </w:rPr>
            <w:delText>mění</w:delText>
          </w:r>
        </w:del>
      </w:moveTo>
      <w:ins w:id="1197" w:author="Habas Jan" w:date="2021-02-04T17:50:00Z">
        <w:r w:rsidR="00E27AAC" w:rsidRPr="00484468">
          <w:rPr>
            <w:rFonts w:ascii="Cambria" w:hAnsi="Cambria"/>
            <w:szCs w:val="24"/>
            <w:lang w:val="cs-CZ"/>
            <w:rPrChange w:id="1198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natočí </w:t>
        </w:r>
        <w:proofErr w:type="spellStart"/>
        <w:r w:rsidR="00E27AAC" w:rsidRPr="00484468">
          <w:rPr>
            <w:rFonts w:ascii="Cambria" w:hAnsi="Cambria"/>
            <w:szCs w:val="24"/>
            <w:lang w:val="cs-CZ"/>
            <w:rPrChange w:id="1199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worm</w:t>
        </w:r>
        <w:proofErr w:type="spellEnd"/>
        <w:r w:rsidR="00E27AAC" w:rsidRPr="00484468">
          <w:rPr>
            <w:rFonts w:ascii="Cambria" w:hAnsi="Cambria"/>
            <w:szCs w:val="24"/>
            <w:lang w:val="cs-CZ"/>
            <w:rPrChange w:id="1200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podle toho</w:t>
        </w:r>
      </w:ins>
      <w:moveTo w:id="1201" w:author="Habas Jan" w:date="2021-02-04T17:50:00Z">
        <w:r w:rsidR="005524AE" w:rsidRPr="00484468">
          <w:rPr>
            <w:rFonts w:ascii="Cambria" w:hAnsi="Cambria"/>
            <w:szCs w:val="24"/>
            <w:lang w:val="cs-CZ"/>
            <w:rPrChange w:id="1202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na jakou stranu</w:t>
        </w:r>
        <w:del w:id="1203" w:author="Habas Jan" w:date="2021-02-04T17:50:00Z">
          <w:r w:rsidR="005524AE" w:rsidRPr="00484468" w:rsidDel="00E27AAC">
            <w:rPr>
              <w:rFonts w:ascii="Cambria" w:hAnsi="Cambria"/>
              <w:szCs w:val="24"/>
              <w:lang w:val="cs-CZ"/>
              <w:rPrChange w:id="1204" w:author="Habas Jan" w:date="2021-02-07T17:31:00Z">
                <w:rPr>
                  <w:rFonts w:ascii="Cambria" w:hAnsi="Cambria"/>
                  <w:szCs w:val="24"/>
                  <w:lang w:val="cs-CZ"/>
                </w:rPr>
              </w:rPrChange>
            </w:rPr>
            <w:delText xml:space="preserve"> </w:delText>
          </w:r>
        </w:del>
      </w:moveTo>
      <w:ins w:id="1205" w:author="Habas Jan" w:date="2021-02-04T17:50:00Z">
        <w:r w:rsidR="00E27AAC" w:rsidRPr="00484468">
          <w:rPr>
            <w:rFonts w:ascii="Cambria" w:hAnsi="Cambria"/>
            <w:szCs w:val="24"/>
            <w:lang w:val="cs-CZ"/>
            <w:rPrChange w:id="1206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se zrovna hráč rozhodl jít</w:t>
        </w:r>
      </w:ins>
      <w:moveTo w:id="1207" w:author="Habas Jan" w:date="2021-02-04T17:50:00Z">
        <w:del w:id="1208" w:author="Habas Jan" w:date="2021-02-04T17:50:00Z">
          <w:r w:rsidR="005524AE" w:rsidRPr="00484468" w:rsidDel="00E27AAC">
            <w:rPr>
              <w:rFonts w:ascii="Cambria" w:hAnsi="Cambria"/>
              <w:szCs w:val="24"/>
              <w:lang w:val="cs-CZ"/>
              <w:rPrChange w:id="1209" w:author="Habas Jan" w:date="2021-02-07T17:31:00Z">
                <w:rPr>
                  <w:rFonts w:ascii="Cambria" w:hAnsi="Cambria"/>
                  <w:szCs w:val="24"/>
                  <w:lang w:val="cs-CZ"/>
                </w:rPr>
              </w:rPrChange>
            </w:rPr>
            <w:delText>je worm orientován podle toho, jakým směrem hráč jde</w:delText>
          </w:r>
        </w:del>
        <w:r w:rsidR="005524AE" w:rsidRPr="00484468">
          <w:rPr>
            <w:rFonts w:ascii="Cambria" w:hAnsi="Cambria"/>
            <w:szCs w:val="24"/>
            <w:lang w:val="cs-CZ"/>
            <w:rPrChange w:id="1210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. </w:t>
        </w:r>
      </w:moveTo>
      <w:moveToRangeEnd w:id="1192"/>
      <w:ins w:id="1211" w:author="Habas Jan" w:date="2021-02-04T17:48:00Z">
        <w:r w:rsidR="0040776C" w:rsidRPr="00484468">
          <w:rPr>
            <w:rFonts w:ascii="Cambria" w:hAnsi="Cambria"/>
            <w:szCs w:val="24"/>
            <w:lang w:val="cs-CZ"/>
            <w:rPrChange w:id="1212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Pokud skáč</w:t>
        </w:r>
      </w:ins>
      <w:ins w:id="1213" w:author="Habas Jan" w:date="2021-02-04T17:49:00Z">
        <w:r w:rsidR="0040776C" w:rsidRPr="00484468">
          <w:rPr>
            <w:rFonts w:ascii="Cambria" w:hAnsi="Cambria"/>
            <w:szCs w:val="24"/>
            <w:lang w:val="cs-CZ"/>
            <w:rPrChange w:id="1214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e tak </w:t>
        </w:r>
      </w:ins>
      <w:ins w:id="1215" w:author="Habas Jan" w:date="2021-02-04T17:51:00Z">
        <w:r w:rsidR="002B033D" w:rsidRPr="00484468">
          <w:rPr>
            <w:rFonts w:ascii="Cambria" w:hAnsi="Cambria"/>
            <w:szCs w:val="24"/>
            <w:lang w:val="cs-CZ"/>
            <w:rPrChange w:id="1216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se pustí </w:t>
        </w:r>
      </w:ins>
      <w:ins w:id="1217" w:author="Habas Jan" w:date="2021-02-04T17:49:00Z">
        <w:r w:rsidR="007C2187" w:rsidRPr="00484468">
          <w:rPr>
            <w:rFonts w:ascii="Cambria" w:hAnsi="Cambria"/>
            <w:szCs w:val="24"/>
            <w:lang w:val="cs-CZ"/>
            <w:rPrChange w:id="1218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animace natažení ocasu. </w:t>
        </w:r>
      </w:ins>
      <w:ins w:id="1219" w:author="Habas Jan" w:date="2021-02-04T17:51:00Z">
        <w:r w:rsidR="002B033D" w:rsidRPr="00484468">
          <w:rPr>
            <w:rFonts w:ascii="Cambria" w:hAnsi="Cambria"/>
            <w:szCs w:val="24"/>
            <w:lang w:val="cs-CZ"/>
            <w:rPrChange w:id="1220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V případě že</w:t>
        </w:r>
      </w:ins>
      <w:ins w:id="1221" w:author="Habas Jan" w:date="2021-02-04T17:49:00Z">
        <w:r w:rsidR="007C2187" w:rsidRPr="00484468">
          <w:rPr>
            <w:rFonts w:ascii="Cambria" w:hAnsi="Cambria"/>
            <w:szCs w:val="24"/>
            <w:lang w:val="cs-CZ"/>
            <w:rPrChange w:id="1222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je </w:t>
        </w:r>
        <w:proofErr w:type="spellStart"/>
        <w:r w:rsidR="007C2187" w:rsidRPr="00484468">
          <w:rPr>
            <w:rFonts w:ascii="Cambria" w:hAnsi="Cambria"/>
            <w:szCs w:val="24"/>
            <w:lang w:val="cs-CZ"/>
            <w:rPrChange w:id="1223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worm</w:t>
        </w:r>
        <w:proofErr w:type="spellEnd"/>
        <w:r w:rsidR="007C2187" w:rsidRPr="00484468">
          <w:rPr>
            <w:rFonts w:ascii="Cambria" w:hAnsi="Cambria"/>
            <w:szCs w:val="24"/>
            <w:lang w:val="cs-CZ"/>
            <w:rPrChange w:id="1224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odhozen explozí</w:t>
        </w:r>
        <w:r w:rsidR="005524AE" w:rsidRPr="00484468">
          <w:rPr>
            <w:rFonts w:ascii="Cambria" w:hAnsi="Cambria"/>
            <w:szCs w:val="24"/>
            <w:lang w:val="cs-CZ"/>
            <w:rPrChange w:id="1225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tak se </w:t>
        </w:r>
      </w:ins>
      <w:ins w:id="1226" w:author="Habas Jan" w:date="2021-02-04T17:51:00Z">
        <w:r w:rsidR="002B033D" w:rsidRPr="00484468">
          <w:rPr>
            <w:rFonts w:ascii="Cambria" w:hAnsi="Cambria"/>
            <w:szCs w:val="24"/>
            <w:lang w:val="cs-CZ"/>
            <w:rPrChange w:id="1227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opět</w:t>
        </w:r>
      </w:ins>
      <w:ins w:id="1228" w:author="Habas Jan" w:date="2021-02-04T17:49:00Z">
        <w:r w:rsidR="005524AE" w:rsidRPr="00484468">
          <w:rPr>
            <w:rFonts w:ascii="Cambria" w:hAnsi="Cambria"/>
            <w:szCs w:val="24"/>
            <w:lang w:val="cs-CZ"/>
            <w:rPrChange w:id="1229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načte animace.</w:t>
        </w:r>
      </w:ins>
      <w:r w:rsidRPr="00484468">
        <w:rPr>
          <w:rFonts w:ascii="Cambria" w:hAnsi="Cambria"/>
          <w:szCs w:val="24"/>
          <w:lang w:val="cs-CZ"/>
          <w:rPrChange w:id="1230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</w:t>
      </w:r>
    </w:p>
    <w:p w14:paraId="562F7A5D" w14:textId="555B18BD" w:rsidR="00637AC7" w:rsidRPr="00484468" w:rsidRDefault="00FB4CD8">
      <w:pPr>
        <w:rPr>
          <w:rFonts w:ascii="Cambria" w:hAnsi="Cambria"/>
          <w:szCs w:val="24"/>
          <w:lang w:val="cs-CZ"/>
          <w:rPrChange w:id="1231" w:author="Habas Jan" w:date="2021-02-07T17:31:00Z">
            <w:rPr>
              <w:rFonts w:ascii="Cambria" w:hAnsi="Cambria"/>
              <w:szCs w:val="24"/>
              <w:lang w:val="cs-CZ"/>
            </w:rPr>
          </w:rPrChange>
        </w:rPr>
      </w:pPr>
      <w:moveFromRangeStart w:id="1232" w:author="Habas Jan" w:date="2021-02-04T17:50:00Z" w:name="move63353421"/>
      <w:moveFrom w:id="1233" w:author="Habas Jan" w:date="2021-02-04T17:50:00Z">
        <w:r w:rsidRPr="00484468" w:rsidDel="005524AE">
          <w:rPr>
            <w:rFonts w:ascii="Cambria" w:hAnsi="Cambria"/>
            <w:szCs w:val="24"/>
            <w:lang w:val="cs-CZ"/>
            <w:rPrChange w:id="1234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Také se při pohybu mění na jakou stranu je worm orientován podle toho, jakým směrem hráč jde</w:t>
        </w:r>
        <w:del w:id="1235" w:author="Habas Jan" w:date="2021-02-04T17:51:00Z">
          <w:r w:rsidRPr="00484468" w:rsidDel="008255FF">
            <w:rPr>
              <w:rFonts w:ascii="Cambria" w:hAnsi="Cambria"/>
              <w:szCs w:val="24"/>
              <w:lang w:val="cs-CZ"/>
              <w:rPrChange w:id="1236" w:author="Habas Jan" w:date="2021-02-07T17:31:00Z">
                <w:rPr>
                  <w:rFonts w:ascii="Cambria" w:hAnsi="Cambria"/>
                  <w:szCs w:val="24"/>
                  <w:lang w:val="cs-CZ"/>
                </w:rPr>
              </w:rPrChange>
            </w:rPr>
            <w:delText xml:space="preserve">. </w:delText>
          </w:r>
        </w:del>
      </w:moveFrom>
      <w:moveFromRangeEnd w:id="1232"/>
      <w:del w:id="1237" w:author="Habas Jan" w:date="2021-02-04T17:51:00Z">
        <w:r w:rsidRPr="00484468" w:rsidDel="008255FF">
          <w:rPr>
            <w:rFonts w:ascii="Cambria" w:hAnsi="Cambria"/>
            <w:szCs w:val="24"/>
            <w:lang w:val="cs-CZ"/>
            <w:rPrChange w:id="1238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 xml:space="preserve">Další animace worma je, že při výskoku se změní jeho postavení, kdy natáhne ocas. </w:delText>
        </w:r>
      </w:del>
      <w:r w:rsidRPr="00484468">
        <w:rPr>
          <w:rFonts w:ascii="Cambria" w:hAnsi="Cambria"/>
          <w:szCs w:val="24"/>
          <w:lang w:val="cs-CZ"/>
          <w:rPrChange w:id="1239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Úmrtí </w:t>
      </w:r>
      <w:proofErr w:type="spellStart"/>
      <w:r w:rsidRPr="00484468">
        <w:rPr>
          <w:rFonts w:ascii="Cambria" w:hAnsi="Cambria"/>
          <w:szCs w:val="24"/>
          <w:lang w:val="cs-CZ"/>
          <w:rPrChange w:id="1240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worma</w:t>
      </w:r>
      <w:proofErr w:type="spellEnd"/>
      <w:r w:rsidRPr="00484468">
        <w:rPr>
          <w:rFonts w:ascii="Cambria" w:hAnsi="Cambria"/>
          <w:szCs w:val="24"/>
          <w:lang w:val="cs-CZ"/>
          <w:rPrChange w:id="1241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byla věc, </w:t>
      </w:r>
      <w:del w:id="1242" w:author="Habas Jan" w:date="2021-02-04T17:51:00Z">
        <w:r w:rsidRPr="00484468" w:rsidDel="008255FF">
          <w:rPr>
            <w:rFonts w:ascii="Cambria" w:hAnsi="Cambria"/>
            <w:szCs w:val="24"/>
            <w:lang w:val="cs-CZ"/>
            <w:rPrChange w:id="1243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>která nefungovala jak měla, když jsem se worma pokusil odstranit ze světa</w:delText>
        </w:r>
      </w:del>
      <w:ins w:id="1244" w:author="Habas Jan" w:date="2021-02-04T17:51:00Z">
        <w:r w:rsidR="008255FF" w:rsidRPr="00484468">
          <w:rPr>
            <w:rFonts w:ascii="Cambria" w:hAnsi="Cambria"/>
            <w:szCs w:val="24"/>
            <w:lang w:val="cs-CZ"/>
            <w:rPrChange w:id="1245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kte</w:t>
        </w:r>
      </w:ins>
      <w:ins w:id="1246" w:author="Habas Jan" w:date="2021-02-04T17:52:00Z">
        <w:r w:rsidR="008255FF" w:rsidRPr="00484468">
          <w:rPr>
            <w:rFonts w:ascii="Cambria" w:hAnsi="Cambria"/>
            <w:szCs w:val="24"/>
            <w:lang w:val="cs-CZ"/>
            <w:rPrChange w:id="1247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rou jsem vyřešil principem šachu</w:t>
        </w:r>
      </w:ins>
      <w:r w:rsidRPr="00484468">
        <w:rPr>
          <w:rFonts w:ascii="Cambria" w:hAnsi="Cambria"/>
          <w:szCs w:val="24"/>
          <w:lang w:val="cs-CZ"/>
          <w:rPrChange w:id="1248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. </w:t>
      </w:r>
      <w:del w:id="1249" w:author="Habas Jan" w:date="2021-02-04T17:52:00Z">
        <w:r w:rsidRPr="00484468" w:rsidDel="008255FF">
          <w:rPr>
            <w:rFonts w:ascii="Cambria" w:hAnsi="Cambria"/>
            <w:szCs w:val="24"/>
            <w:lang w:val="cs-CZ"/>
            <w:rPrChange w:id="1250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 xml:space="preserve">V tu chvíli se stalo to, že se svět rozbil, protože jsem mu vzal těleso worma. </w:delText>
        </w:r>
      </w:del>
      <w:r w:rsidRPr="00484468">
        <w:rPr>
          <w:rFonts w:ascii="Cambria" w:eastAsia="Calibri" w:hAnsi="Cambria"/>
          <w:szCs w:val="24"/>
          <w:lang w:val="cs-CZ"/>
          <w:rPrChange w:id="1251" w:author="Habas Jan" w:date="2021-02-07T17:31:00Z">
            <w:rPr>
              <w:rFonts w:ascii="Cambria" w:eastAsia="Calibri" w:hAnsi="Cambria"/>
              <w:szCs w:val="24"/>
              <w:lang w:val="cs-CZ"/>
            </w:rPr>
          </w:rPrChange>
        </w:rPr>
        <w:t>Tento</w:t>
      </w:r>
      <w:r w:rsidRPr="00484468">
        <w:rPr>
          <w:rFonts w:ascii="Cambria" w:hAnsi="Cambria"/>
          <w:szCs w:val="24"/>
          <w:lang w:val="cs-CZ"/>
          <w:rPrChange w:id="1252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</w:t>
      </w:r>
      <w:del w:id="1253" w:author="Habas Jan" w:date="2021-02-04T17:52:00Z">
        <w:r w:rsidRPr="00484468" w:rsidDel="008255FF">
          <w:rPr>
            <w:rFonts w:ascii="Cambria" w:hAnsi="Cambria"/>
            <w:szCs w:val="24"/>
            <w:lang w:val="cs-CZ"/>
            <w:rPrChange w:id="1254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>jsem problém řešil stylem figurek ve hře šachu</w:delText>
        </w:r>
      </w:del>
      <w:ins w:id="1255" w:author="Habas Jan" w:date="2021-02-04T17:52:00Z">
        <w:r w:rsidR="008255FF" w:rsidRPr="00484468">
          <w:rPr>
            <w:rFonts w:ascii="Cambria" w:hAnsi="Cambria"/>
            <w:szCs w:val="24"/>
            <w:lang w:val="cs-CZ"/>
            <w:rPrChange w:id="1256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princip spočívá v tom, že se k figurkám chovám jako ve hře šachu</w:t>
        </w:r>
      </w:ins>
      <w:r w:rsidRPr="00484468">
        <w:rPr>
          <w:rFonts w:ascii="Cambria" w:hAnsi="Cambria"/>
          <w:szCs w:val="24"/>
          <w:lang w:val="cs-CZ"/>
          <w:rPrChange w:id="1257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. Když </w:t>
      </w:r>
      <w:proofErr w:type="spellStart"/>
      <w:r w:rsidRPr="00484468">
        <w:rPr>
          <w:rFonts w:ascii="Cambria" w:hAnsi="Cambria"/>
          <w:szCs w:val="24"/>
          <w:lang w:val="cs-CZ"/>
          <w:rPrChange w:id="1258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wormovo</w:t>
      </w:r>
      <w:proofErr w:type="spellEnd"/>
      <w:r w:rsidRPr="00484468">
        <w:rPr>
          <w:rFonts w:ascii="Cambria" w:hAnsi="Cambria"/>
          <w:szCs w:val="24"/>
          <w:lang w:val="cs-CZ"/>
          <w:rPrChange w:id="1259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zdraví klesne na nulu a méně, nebo se </w:t>
      </w:r>
      <w:proofErr w:type="spellStart"/>
      <w:r w:rsidRPr="00484468">
        <w:rPr>
          <w:rFonts w:ascii="Cambria" w:hAnsi="Cambria"/>
          <w:szCs w:val="24"/>
          <w:lang w:val="cs-CZ"/>
          <w:rPrChange w:id="1260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worm</w:t>
      </w:r>
      <w:proofErr w:type="spellEnd"/>
      <w:r w:rsidRPr="00484468">
        <w:rPr>
          <w:rFonts w:ascii="Cambria" w:hAnsi="Cambria"/>
          <w:szCs w:val="24"/>
          <w:lang w:val="cs-CZ"/>
          <w:rPrChange w:id="1261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dostane mimo mapu, promění se jeho proměnná </w:t>
      </w:r>
      <w:proofErr w:type="spellStart"/>
      <w:r w:rsidRPr="00484468">
        <w:rPr>
          <w:rFonts w:ascii="Cambria" w:hAnsi="Cambria"/>
          <w:szCs w:val="24"/>
          <w:lang w:val="cs-CZ"/>
          <w:rPrChange w:id="1262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alive</w:t>
      </w:r>
      <w:proofErr w:type="spellEnd"/>
      <w:r w:rsidRPr="00484468">
        <w:rPr>
          <w:rFonts w:ascii="Cambria" w:hAnsi="Cambria"/>
          <w:szCs w:val="24"/>
          <w:lang w:val="cs-CZ"/>
          <w:rPrChange w:id="1263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na </w:t>
      </w:r>
      <w:proofErr w:type="spellStart"/>
      <w:r w:rsidRPr="00484468">
        <w:rPr>
          <w:rFonts w:ascii="Cambria" w:hAnsi="Cambria"/>
          <w:szCs w:val="24"/>
          <w:lang w:val="cs-CZ"/>
          <w:rPrChange w:id="1264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false</w:t>
      </w:r>
      <w:proofErr w:type="spellEnd"/>
      <w:r w:rsidRPr="00484468">
        <w:rPr>
          <w:rFonts w:ascii="Cambria" w:hAnsi="Cambria"/>
          <w:szCs w:val="24"/>
          <w:lang w:val="cs-CZ"/>
          <w:rPrChange w:id="1265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. Tím se jeho pozice nastaví mimo mapu. Objekt se stane statickým a hra se už svým způsobem o </w:t>
      </w:r>
      <w:proofErr w:type="spellStart"/>
      <w:r w:rsidRPr="00484468">
        <w:rPr>
          <w:rFonts w:ascii="Cambria" w:hAnsi="Cambria"/>
          <w:szCs w:val="24"/>
          <w:lang w:val="cs-CZ"/>
          <w:rPrChange w:id="1266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worma</w:t>
      </w:r>
      <w:proofErr w:type="spellEnd"/>
      <w:r w:rsidRPr="00484468">
        <w:rPr>
          <w:rFonts w:ascii="Cambria" w:hAnsi="Cambria"/>
          <w:szCs w:val="24"/>
          <w:lang w:val="cs-CZ"/>
          <w:rPrChange w:id="1267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zbytek hry nestará. Důvodem je to, že jsem ve hře nastavil už dříve zmíněnou proměnnou </w:t>
      </w:r>
      <w:proofErr w:type="spellStart"/>
      <w:r w:rsidRPr="00484468">
        <w:rPr>
          <w:rFonts w:ascii="Cambria" w:hAnsi="Cambria"/>
          <w:szCs w:val="24"/>
          <w:lang w:val="cs-CZ"/>
          <w:rPrChange w:id="1268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alive</w:t>
      </w:r>
      <w:proofErr w:type="spellEnd"/>
      <w:r w:rsidRPr="00484468">
        <w:rPr>
          <w:rFonts w:ascii="Cambria" w:hAnsi="Cambria"/>
          <w:szCs w:val="24"/>
          <w:lang w:val="cs-CZ"/>
          <w:rPrChange w:id="1269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a pokud je tato proměnná na </w:t>
      </w:r>
      <w:proofErr w:type="spellStart"/>
      <w:r w:rsidRPr="00484468">
        <w:rPr>
          <w:rFonts w:ascii="Cambria" w:hAnsi="Cambria"/>
          <w:szCs w:val="24"/>
          <w:lang w:val="cs-CZ"/>
          <w:rPrChange w:id="1270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false</w:t>
      </w:r>
      <w:proofErr w:type="spellEnd"/>
      <w:r w:rsidRPr="00484468">
        <w:rPr>
          <w:rFonts w:ascii="Cambria" w:hAnsi="Cambria"/>
          <w:szCs w:val="24"/>
          <w:lang w:val="cs-CZ"/>
          <w:rPrChange w:id="1271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, tak pomocí podmínky hra automaticky kolo tohoto </w:t>
      </w:r>
      <w:proofErr w:type="spellStart"/>
      <w:r w:rsidRPr="00484468">
        <w:rPr>
          <w:rFonts w:ascii="Cambria" w:hAnsi="Cambria"/>
          <w:szCs w:val="24"/>
          <w:lang w:val="cs-CZ"/>
          <w:rPrChange w:id="1272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worma</w:t>
      </w:r>
      <w:proofErr w:type="spellEnd"/>
      <w:r w:rsidRPr="00484468">
        <w:rPr>
          <w:rFonts w:ascii="Cambria" w:hAnsi="Cambria"/>
          <w:szCs w:val="24"/>
          <w:lang w:val="cs-CZ"/>
          <w:rPrChange w:id="1273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přeskočí.</w:t>
      </w:r>
    </w:p>
    <w:p w14:paraId="562F7A5E" w14:textId="77777777" w:rsidR="00637AC7" w:rsidRPr="00484468" w:rsidRDefault="00FB4CD8">
      <w:pPr>
        <w:keepNext/>
        <w:rPr>
          <w:rFonts w:ascii="Cambria" w:hAnsi="Cambria"/>
        </w:rPr>
      </w:pPr>
      <w:r w:rsidRPr="00484468">
        <w:rPr>
          <w:rFonts w:ascii="Cambria" w:hAnsi="Cambria"/>
          <w:noProof/>
          <w:rPrChange w:id="1274" w:author="Habas Jan" w:date="2021-02-07T17:31:00Z">
            <w:rPr>
              <w:noProof/>
            </w:rPr>
          </w:rPrChange>
        </w:rPr>
        <w:lastRenderedPageBreak/>
        <w:drawing>
          <wp:inline distT="0" distB="0" distL="0" distR="0" wp14:anchorId="562F7A76" wp14:editId="562F7A77">
            <wp:extent cx="4362450" cy="2143125"/>
            <wp:effectExtent l="0" t="0" r="0" b="0"/>
            <wp:docPr id="3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ázek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7A5F" w14:textId="49AAE70E" w:rsidR="00637AC7" w:rsidRPr="00484468" w:rsidRDefault="00FB4CD8">
      <w:pPr>
        <w:pStyle w:val="Titulek"/>
        <w:rPr>
          <w:rFonts w:ascii="Cambria" w:hAnsi="Cambria"/>
          <w:szCs w:val="24"/>
          <w:lang w:val="cs-CZ"/>
          <w:rPrChange w:id="1275" w:author="Habas Jan" w:date="2021-02-07T17:31:00Z">
            <w:rPr>
              <w:rFonts w:ascii="Cambria" w:hAnsi="Cambria"/>
              <w:szCs w:val="24"/>
              <w:lang w:val="cs-CZ"/>
            </w:rPr>
          </w:rPrChange>
        </w:rPr>
      </w:pPr>
      <w:proofErr w:type="spellStart"/>
      <w:r w:rsidRPr="00484468">
        <w:rPr>
          <w:rFonts w:ascii="Cambria" w:hAnsi="Cambria"/>
          <w:rPrChange w:id="1276" w:author="Habas Jan" w:date="2021-02-07T17:31:00Z">
            <w:rPr>
              <w:rFonts w:ascii="Cambria" w:hAnsi="Cambria"/>
            </w:rPr>
          </w:rPrChange>
        </w:rPr>
        <w:t>Obrázek</w:t>
      </w:r>
      <w:proofErr w:type="spellEnd"/>
      <w:r w:rsidRPr="00484468">
        <w:rPr>
          <w:rFonts w:ascii="Cambria" w:hAnsi="Cambria"/>
          <w:rPrChange w:id="1277" w:author="Habas Jan" w:date="2021-02-07T17:31:00Z">
            <w:rPr>
              <w:rFonts w:ascii="Cambria" w:hAnsi="Cambria"/>
            </w:rPr>
          </w:rPrChange>
        </w:rPr>
        <w:t xml:space="preserve"> </w:t>
      </w:r>
      <w:r w:rsidRPr="00484468">
        <w:rPr>
          <w:rFonts w:ascii="Cambria" w:hAnsi="Cambria"/>
        </w:rPr>
        <w:fldChar w:fldCharType="begin"/>
      </w:r>
      <w:r w:rsidRPr="00484468">
        <w:rPr>
          <w:rFonts w:ascii="Cambria" w:hAnsi="Cambria"/>
          <w:rPrChange w:id="1278" w:author="Habas Jan" w:date="2021-02-07T17:31:00Z">
            <w:rPr>
              <w:rFonts w:ascii="Cambria" w:hAnsi="Cambria"/>
            </w:rPr>
          </w:rPrChange>
        </w:rPr>
        <w:instrText>SEQ Obrázek \* ARABIC</w:instrText>
      </w:r>
      <w:r w:rsidRPr="00484468">
        <w:rPr>
          <w:rFonts w:ascii="Cambria" w:hAnsi="Cambria"/>
          <w:rPrChange w:id="1279" w:author="Habas Jan" w:date="2021-02-07T17:31:00Z">
            <w:rPr>
              <w:rFonts w:ascii="Cambria" w:hAnsi="Cambria"/>
            </w:rPr>
          </w:rPrChange>
        </w:rPr>
        <w:fldChar w:fldCharType="separate"/>
      </w:r>
      <w:ins w:id="1280" w:author="Habas Jan" w:date="2021-02-07T18:03:00Z">
        <w:r w:rsidR="00870085">
          <w:rPr>
            <w:rFonts w:ascii="Cambria" w:hAnsi="Cambria"/>
            <w:noProof/>
          </w:rPr>
          <w:t>3</w:t>
        </w:r>
      </w:ins>
      <w:del w:id="1281" w:author="Habas Jan" w:date="2021-02-07T18:03:00Z">
        <w:r w:rsidR="008F5A31" w:rsidRPr="00484468" w:rsidDel="00870085">
          <w:rPr>
            <w:rFonts w:ascii="Cambria" w:hAnsi="Cambria"/>
            <w:noProof/>
            <w:rPrChange w:id="1282" w:author="Habas Jan" w:date="2021-02-07T17:31:00Z">
              <w:rPr>
                <w:rFonts w:ascii="Cambria" w:hAnsi="Cambria"/>
                <w:noProof/>
              </w:rPr>
            </w:rPrChange>
          </w:rPr>
          <w:delText>3</w:delText>
        </w:r>
      </w:del>
      <w:r w:rsidRPr="00484468">
        <w:rPr>
          <w:rFonts w:ascii="Cambria" w:hAnsi="Cambria"/>
          <w:rPrChange w:id="1283" w:author="Habas Jan" w:date="2021-02-07T17:31:00Z">
            <w:rPr>
              <w:rFonts w:ascii="Cambria" w:hAnsi="Cambria"/>
            </w:rPr>
          </w:rPrChange>
        </w:rPr>
        <w:fldChar w:fldCharType="end"/>
      </w:r>
      <w:r w:rsidRPr="00484468">
        <w:rPr>
          <w:rFonts w:ascii="Cambria" w:hAnsi="Cambria"/>
        </w:rPr>
        <w:t xml:space="preserve"> </w:t>
      </w:r>
      <w:proofErr w:type="spellStart"/>
      <w:r w:rsidRPr="00484468">
        <w:rPr>
          <w:rFonts w:ascii="Cambria" w:hAnsi="Cambria"/>
        </w:rPr>
        <w:t>Samotný</w:t>
      </w:r>
      <w:proofErr w:type="spellEnd"/>
      <w:r w:rsidRPr="00484468">
        <w:rPr>
          <w:rFonts w:ascii="Cambria" w:hAnsi="Cambria"/>
        </w:rPr>
        <w:t xml:space="preserve"> worm</w:t>
      </w:r>
    </w:p>
    <w:p w14:paraId="562F7A60" w14:textId="77777777" w:rsidR="00637AC7" w:rsidRPr="00484468" w:rsidRDefault="00FB4CD8">
      <w:pPr>
        <w:pStyle w:val="Nadpis2"/>
        <w:rPr>
          <w:rFonts w:ascii="Cambria" w:hAnsi="Cambria"/>
          <w:lang w:val="cs-CZ"/>
          <w:rPrChange w:id="1284" w:author="Habas Jan" w:date="2021-02-07T17:31:00Z">
            <w:rPr>
              <w:rFonts w:ascii="Cambria" w:hAnsi="Cambria"/>
              <w:lang w:val="cs-CZ"/>
            </w:rPr>
          </w:rPrChange>
        </w:rPr>
      </w:pPr>
      <w:bookmarkStart w:id="1285" w:name="_Toc63611580"/>
      <w:r w:rsidRPr="00484468">
        <w:rPr>
          <w:rFonts w:ascii="Cambria" w:hAnsi="Cambria"/>
          <w:lang w:val="cs-CZ"/>
          <w:rPrChange w:id="1286" w:author="Habas Jan" w:date="2021-02-07T17:31:00Z">
            <w:rPr>
              <w:rFonts w:ascii="Cambria" w:hAnsi="Cambria"/>
              <w:lang w:val="cs-CZ"/>
            </w:rPr>
          </w:rPrChange>
        </w:rPr>
        <w:t>5.3 Ovládání</w:t>
      </w:r>
      <w:bookmarkEnd w:id="1285"/>
    </w:p>
    <w:p w14:paraId="562F7A61" w14:textId="2B6C3176" w:rsidR="00637AC7" w:rsidRPr="00484468" w:rsidRDefault="00FB4CD8">
      <w:pPr>
        <w:rPr>
          <w:rFonts w:ascii="Cambria" w:hAnsi="Cambria"/>
          <w:szCs w:val="24"/>
          <w:lang w:val="cs-CZ"/>
          <w:rPrChange w:id="1287" w:author="Habas Jan" w:date="2021-02-07T17:31:00Z">
            <w:rPr>
              <w:rFonts w:ascii="Cambria" w:hAnsi="Cambria"/>
              <w:szCs w:val="24"/>
              <w:lang w:val="cs-CZ"/>
            </w:rPr>
          </w:rPrChange>
        </w:rPr>
      </w:pPr>
      <w:r w:rsidRPr="00484468">
        <w:rPr>
          <w:rFonts w:ascii="Cambria" w:hAnsi="Cambria"/>
          <w:szCs w:val="24"/>
          <w:lang w:val="cs-CZ"/>
          <w:rPrChange w:id="1288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Ovládání </w:t>
      </w:r>
      <w:del w:id="1289" w:author="Habas Jan" w:date="2021-02-04T17:54:00Z">
        <w:r w:rsidRPr="00484468" w:rsidDel="00F37396">
          <w:rPr>
            <w:rFonts w:ascii="Cambria" w:hAnsi="Cambria"/>
            <w:szCs w:val="24"/>
            <w:lang w:val="cs-CZ"/>
            <w:rPrChange w:id="1290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 xml:space="preserve">jsem </w:delText>
        </w:r>
      </w:del>
      <w:ins w:id="1291" w:author="Habas Jan" w:date="2021-02-04T17:54:00Z">
        <w:r w:rsidR="00F37396" w:rsidRPr="00484468">
          <w:rPr>
            <w:rFonts w:ascii="Cambria" w:hAnsi="Cambria"/>
            <w:szCs w:val="24"/>
            <w:lang w:val="cs-CZ"/>
            <w:rPrChange w:id="1292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bylo </w:t>
        </w:r>
      </w:ins>
      <w:r w:rsidRPr="00484468">
        <w:rPr>
          <w:rFonts w:ascii="Cambria" w:eastAsia="Calibri" w:hAnsi="Cambria"/>
          <w:szCs w:val="24"/>
          <w:lang w:val="cs-CZ"/>
          <w:rPrChange w:id="1293" w:author="Habas Jan" w:date="2021-02-07T17:31:00Z">
            <w:rPr>
              <w:rFonts w:ascii="Cambria" w:eastAsia="Calibri" w:hAnsi="Cambria"/>
              <w:szCs w:val="24"/>
              <w:lang w:val="cs-CZ"/>
            </w:rPr>
          </w:rPrChange>
        </w:rPr>
        <w:t>vytvoř</w:t>
      </w:r>
      <w:ins w:id="1294" w:author="Habas Jan" w:date="2021-02-04T17:54:00Z">
        <w:r w:rsidR="00F37396" w:rsidRPr="00484468">
          <w:rPr>
            <w:rFonts w:ascii="Cambria" w:eastAsia="Calibri" w:hAnsi="Cambria"/>
            <w:szCs w:val="24"/>
            <w:lang w:val="cs-CZ"/>
            <w:rPrChange w:id="1295" w:author="Habas Jan" w:date="2021-02-07T17:31:00Z">
              <w:rPr>
                <w:rFonts w:ascii="Cambria" w:eastAsia="Calibri" w:hAnsi="Cambria"/>
                <w:szCs w:val="24"/>
                <w:lang w:val="cs-CZ"/>
              </w:rPr>
            </w:rPrChange>
          </w:rPr>
          <w:t>eno</w:t>
        </w:r>
      </w:ins>
      <w:del w:id="1296" w:author="Habas Jan" w:date="2021-02-04T17:54:00Z">
        <w:r w:rsidRPr="00484468" w:rsidDel="00F37396">
          <w:rPr>
            <w:rFonts w:ascii="Cambria" w:eastAsia="Calibri" w:hAnsi="Cambria"/>
            <w:szCs w:val="24"/>
            <w:lang w:val="cs-CZ"/>
            <w:rPrChange w:id="1297" w:author="Habas Jan" w:date="2021-02-07T17:31:00Z">
              <w:rPr>
                <w:rFonts w:ascii="Cambria" w:eastAsia="Calibri" w:hAnsi="Cambria"/>
                <w:szCs w:val="24"/>
                <w:lang w:val="cs-CZ"/>
              </w:rPr>
            </w:rPrChange>
          </w:rPr>
          <w:delText>il</w:delText>
        </w:r>
      </w:del>
      <w:r w:rsidRPr="00484468">
        <w:rPr>
          <w:rFonts w:ascii="Cambria" w:hAnsi="Cambria"/>
          <w:szCs w:val="24"/>
          <w:lang w:val="cs-CZ"/>
          <w:rPrChange w:id="1298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pomocí funkce </w:t>
      </w:r>
      <w:proofErr w:type="spellStart"/>
      <w:r w:rsidRPr="00484468">
        <w:rPr>
          <w:rFonts w:ascii="Cambria" w:hAnsi="Cambria"/>
          <w:szCs w:val="24"/>
          <w:lang w:val="cs-CZ"/>
          <w:rPrChange w:id="1299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checkKey</w:t>
      </w:r>
      <w:proofErr w:type="spellEnd"/>
      <w:r w:rsidRPr="00484468">
        <w:rPr>
          <w:rFonts w:ascii="Cambria" w:hAnsi="Cambria"/>
          <w:szCs w:val="24"/>
          <w:lang w:val="cs-CZ"/>
          <w:rPrChange w:id="1300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. Ovládání je část třídy </w:t>
      </w:r>
      <w:proofErr w:type="spellStart"/>
      <w:r w:rsidRPr="00484468">
        <w:rPr>
          <w:rFonts w:ascii="Cambria" w:hAnsi="Cambria"/>
          <w:szCs w:val="24"/>
          <w:lang w:val="cs-CZ"/>
          <w:rPrChange w:id="1301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worma</w:t>
      </w:r>
      <w:proofErr w:type="spellEnd"/>
      <w:r w:rsidRPr="00484468">
        <w:rPr>
          <w:rFonts w:ascii="Cambria" w:hAnsi="Cambria"/>
          <w:szCs w:val="24"/>
          <w:lang w:val="cs-CZ"/>
          <w:rPrChange w:id="1302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, kde se nejdříve zkontroluje, jestli tento </w:t>
      </w:r>
      <w:proofErr w:type="spellStart"/>
      <w:r w:rsidRPr="00484468">
        <w:rPr>
          <w:rFonts w:ascii="Cambria" w:hAnsi="Cambria"/>
          <w:szCs w:val="24"/>
          <w:lang w:val="cs-CZ"/>
          <w:rPrChange w:id="1303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worm</w:t>
      </w:r>
      <w:proofErr w:type="spellEnd"/>
      <w:r w:rsidRPr="00484468">
        <w:rPr>
          <w:rFonts w:ascii="Cambria" w:hAnsi="Cambria"/>
          <w:szCs w:val="24"/>
          <w:lang w:val="cs-CZ"/>
          <w:rPrChange w:id="1304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zrovna hraje, zda už útočil a v poslední </w:t>
      </w:r>
      <w:proofErr w:type="gramStart"/>
      <w:r w:rsidRPr="00484468">
        <w:rPr>
          <w:rFonts w:ascii="Cambria" w:hAnsi="Cambria"/>
          <w:szCs w:val="24"/>
          <w:lang w:val="cs-CZ"/>
          <w:rPrChange w:id="1305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řadě</w:t>
      </w:r>
      <w:proofErr w:type="gramEnd"/>
      <w:r w:rsidRPr="00484468">
        <w:rPr>
          <w:rFonts w:ascii="Cambria" w:hAnsi="Cambria"/>
          <w:szCs w:val="24"/>
          <w:lang w:val="cs-CZ"/>
          <w:rPrChange w:id="1306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jestli nemá zrovna vypnutou klávesnici. </w:t>
      </w:r>
    </w:p>
    <w:p w14:paraId="562F7A62" w14:textId="166E9874" w:rsidR="00637AC7" w:rsidRPr="00484468" w:rsidRDefault="00FB4CD8">
      <w:pPr>
        <w:rPr>
          <w:rFonts w:ascii="Cambria" w:hAnsi="Cambria"/>
          <w:szCs w:val="24"/>
          <w:lang w:val="cs-CZ"/>
          <w:rPrChange w:id="1307" w:author="Habas Jan" w:date="2021-02-07T17:31:00Z">
            <w:rPr>
              <w:rFonts w:ascii="Cambria" w:hAnsi="Cambria"/>
              <w:szCs w:val="24"/>
              <w:lang w:val="cs-CZ"/>
            </w:rPr>
          </w:rPrChange>
        </w:rPr>
      </w:pPr>
      <w:r w:rsidRPr="00484468">
        <w:rPr>
          <w:rFonts w:ascii="Cambria" w:hAnsi="Cambria"/>
          <w:szCs w:val="24"/>
          <w:lang w:val="cs-CZ"/>
          <w:rPrChange w:id="1308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Ovládání umožňuje pomocí mezerníku se přepnout do útočného módu, což znamená, že se vytvoří prak a </w:t>
      </w:r>
      <w:proofErr w:type="spellStart"/>
      <w:r w:rsidRPr="00484468">
        <w:rPr>
          <w:rFonts w:ascii="Cambria" w:hAnsi="Cambria"/>
          <w:szCs w:val="24"/>
          <w:lang w:val="cs-CZ"/>
          <w:rPrChange w:id="1309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worm</w:t>
      </w:r>
      <w:proofErr w:type="spellEnd"/>
      <w:ins w:id="1310" w:author="Habas Jan" w:date="2021-02-04T17:56:00Z">
        <w:r w:rsidR="00674A2A" w:rsidRPr="00484468">
          <w:rPr>
            <w:rFonts w:ascii="Cambria" w:hAnsi="Cambria"/>
            <w:szCs w:val="24"/>
            <w:lang w:val="cs-CZ"/>
            <w:rPrChange w:id="1311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tak</w:t>
        </w:r>
      </w:ins>
      <w:r w:rsidRPr="00484468">
        <w:rPr>
          <w:rFonts w:ascii="Cambria" w:hAnsi="Cambria"/>
          <w:szCs w:val="24"/>
          <w:lang w:val="cs-CZ"/>
          <w:rPrChange w:id="1312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může zaútočit. V tomto módu je </w:t>
      </w:r>
      <w:proofErr w:type="spellStart"/>
      <w:r w:rsidRPr="00484468">
        <w:rPr>
          <w:rFonts w:ascii="Cambria" w:hAnsi="Cambria"/>
          <w:szCs w:val="24"/>
          <w:lang w:val="cs-CZ"/>
          <w:rPrChange w:id="1313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worm</w:t>
      </w:r>
      <w:proofErr w:type="spellEnd"/>
      <w:r w:rsidRPr="00484468">
        <w:rPr>
          <w:rFonts w:ascii="Cambria" w:hAnsi="Cambria"/>
          <w:szCs w:val="24"/>
          <w:lang w:val="cs-CZ"/>
          <w:rPrChange w:id="1314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statický. </w:t>
      </w:r>
    </w:p>
    <w:p w14:paraId="562F7A63" w14:textId="77777777" w:rsidR="00637AC7" w:rsidRPr="00484468" w:rsidRDefault="00FB4CD8">
      <w:pPr>
        <w:rPr>
          <w:rFonts w:ascii="Cambria" w:hAnsi="Cambria"/>
          <w:szCs w:val="24"/>
          <w:lang w:val="cs-CZ"/>
          <w:rPrChange w:id="1315" w:author="Habas Jan" w:date="2021-02-07T17:31:00Z">
            <w:rPr>
              <w:rFonts w:ascii="Cambria" w:hAnsi="Cambria"/>
              <w:szCs w:val="24"/>
              <w:lang w:val="cs-CZ"/>
            </w:rPr>
          </w:rPrChange>
        </w:rPr>
      </w:pPr>
      <w:r w:rsidRPr="00484468">
        <w:rPr>
          <w:rFonts w:ascii="Cambria" w:hAnsi="Cambria"/>
          <w:szCs w:val="24"/>
          <w:lang w:val="cs-CZ"/>
          <w:rPrChange w:id="1316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Poté pomocí číslic může hráč přepnout svou zbraň. Při </w:t>
      </w:r>
      <w:r w:rsidRPr="00484468">
        <w:rPr>
          <w:rFonts w:ascii="Cambria" w:eastAsia="Calibri" w:hAnsi="Cambria"/>
          <w:szCs w:val="24"/>
          <w:lang w:val="cs-CZ"/>
          <w:rPrChange w:id="1317" w:author="Habas Jan" w:date="2021-02-07T17:31:00Z">
            <w:rPr>
              <w:rFonts w:ascii="Cambria" w:eastAsia="Calibri" w:hAnsi="Cambria"/>
              <w:szCs w:val="24"/>
              <w:lang w:val="cs-CZ"/>
            </w:rPr>
          </w:rPrChange>
        </w:rPr>
        <w:t>výběru</w:t>
      </w:r>
      <w:r w:rsidRPr="00484468">
        <w:rPr>
          <w:rFonts w:ascii="Cambria" w:hAnsi="Cambria"/>
          <w:szCs w:val="24"/>
          <w:lang w:val="cs-CZ"/>
          <w:rPrChange w:id="1318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zbraně se do proměnné </w:t>
      </w:r>
      <w:proofErr w:type="spellStart"/>
      <w:r w:rsidRPr="00484468">
        <w:rPr>
          <w:rFonts w:ascii="Cambria" w:hAnsi="Cambria"/>
          <w:szCs w:val="24"/>
          <w:lang w:val="cs-CZ"/>
          <w:rPrChange w:id="1319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weapon</w:t>
      </w:r>
      <w:proofErr w:type="spellEnd"/>
      <w:r w:rsidRPr="00484468">
        <w:rPr>
          <w:rFonts w:ascii="Cambria" w:hAnsi="Cambria"/>
          <w:szCs w:val="24"/>
          <w:lang w:val="cs-CZ"/>
          <w:rPrChange w:id="1320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vytvoří nová třída zbraně. </w:t>
      </w:r>
    </w:p>
    <w:p w14:paraId="562F7A64" w14:textId="7AD89070" w:rsidR="00637AC7" w:rsidRPr="00484468" w:rsidRDefault="00FB4CD8">
      <w:pPr>
        <w:rPr>
          <w:rFonts w:ascii="Cambria" w:hAnsi="Cambria"/>
          <w:szCs w:val="24"/>
          <w:lang w:val="cs-CZ"/>
          <w:rPrChange w:id="1321" w:author="Habas Jan" w:date="2021-02-07T17:31:00Z">
            <w:rPr>
              <w:rFonts w:ascii="Cambria" w:hAnsi="Cambria"/>
              <w:szCs w:val="24"/>
              <w:lang w:val="cs-CZ"/>
            </w:rPr>
          </w:rPrChange>
        </w:rPr>
      </w:pPr>
      <w:r w:rsidRPr="00484468">
        <w:rPr>
          <w:rFonts w:ascii="Cambria" w:hAnsi="Cambria"/>
          <w:szCs w:val="24"/>
          <w:lang w:val="cs-CZ"/>
          <w:rPrChange w:id="1322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Pohyb je řešený pomocí šipek. Když hráč podrží šipku na jednu ze dvou stran, tak se pozice tělesa nastaví o dva pixely doleva, nebo doprava</w:t>
      </w:r>
      <w:ins w:id="1323" w:author="Habas Jan" w:date="2021-02-04T17:57:00Z">
        <w:r w:rsidR="009E3B7B" w:rsidRPr="00484468">
          <w:rPr>
            <w:rFonts w:ascii="Cambria" w:hAnsi="Cambria"/>
            <w:szCs w:val="24"/>
            <w:lang w:val="cs-CZ"/>
            <w:rPrChange w:id="1324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a také o jeden pixel nahor</w:t>
        </w:r>
        <w:r w:rsidR="008276C2" w:rsidRPr="00484468">
          <w:rPr>
            <w:rFonts w:ascii="Cambria" w:hAnsi="Cambria"/>
            <w:szCs w:val="24"/>
            <w:lang w:val="cs-CZ"/>
            <w:rPrChange w:id="1325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u aby se </w:t>
        </w:r>
        <w:proofErr w:type="spellStart"/>
        <w:r w:rsidR="008276C2" w:rsidRPr="00484468">
          <w:rPr>
            <w:rFonts w:ascii="Cambria" w:hAnsi="Cambria"/>
            <w:szCs w:val="24"/>
            <w:lang w:val="cs-CZ"/>
            <w:rPrChange w:id="1326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worm</w:t>
        </w:r>
        <w:proofErr w:type="spellEnd"/>
        <w:r w:rsidR="008276C2" w:rsidRPr="00484468">
          <w:rPr>
            <w:rFonts w:ascii="Cambria" w:hAnsi="Cambria"/>
            <w:szCs w:val="24"/>
            <w:lang w:val="cs-CZ"/>
            <w:rPrChange w:id="1327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nezasekával o malé nerovnosti v mapě</w:t>
        </w:r>
      </w:ins>
      <w:r w:rsidRPr="00484468">
        <w:rPr>
          <w:rFonts w:ascii="Cambria" w:hAnsi="Cambria"/>
          <w:szCs w:val="24"/>
          <w:lang w:val="cs-CZ"/>
          <w:rPrChange w:id="1328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. </w:t>
      </w:r>
      <w:del w:id="1329" w:author="Habas Jan" w:date="2021-02-04T17:57:00Z">
        <w:r w:rsidRPr="00484468" w:rsidDel="008276C2">
          <w:rPr>
            <w:rFonts w:ascii="Cambria" w:hAnsi="Cambria"/>
            <w:szCs w:val="24"/>
            <w:lang w:val="cs-CZ"/>
            <w:rPrChange w:id="1330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 xml:space="preserve">Také </w:delText>
        </w:r>
      </w:del>
      <w:ins w:id="1331" w:author="Habas Jan" w:date="2021-02-04T17:57:00Z">
        <w:r w:rsidR="008276C2" w:rsidRPr="00484468">
          <w:rPr>
            <w:rFonts w:ascii="Cambria" w:hAnsi="Cambria"/>
            <w:szCs w:val="24"/>
            <w:lang w:val="cs-CZ"/>
            <w:rPrChange w:id="1332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Rovněž </w:t>
        </w:r>
      </w:ins>
      <w:r w:rsidRPr="00484468">
        <w:rPr>
          <w:rFonts w:ascii="Cambria" w:hAnsi="Cambria"/>
          <w:szCs w:val="24"/>
          <w:lang w:val="cs-CZ"/>
          <w:rPrChange w:id="1333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se změní proměnná animace</w:t>
      </w:r>
      <w:ins w:id="1334" w:author="Habas Jan" w:date="2021-02-04T17:58:00Z">
        <w:r w:rsidR="001C0D8F" w:rsidRPr="00484468">
          <w:rPr>
            <w:rFonts w:ascii="Cambria" w:hAnsi="Cambria"/>
            <w:szCs w:val="24"/>
            <w:lang w:val="cs-CZ"/>
            <w:rPrChange w:id="1335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po uběhnutí</w:t>
        </w:r>
        <w:r w:rsidR="00D10C3C" w:rsidRPr="00484468">
          <w:rPr>
            <w:rFonts w:ascii="Cambria" w:hAnsi="Cambria"/>
            <w:szCs w:val="24"/>
            <w:lang w:val="cs-CZ"/>
            <w:rPrChange w:id="1336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malého časového úseku</w:t>
        </w:r>
      </w:ins>
      <w:r w:rsidRPr="00484468">
        <w:rPr>
          <w:rFonts w:ascii="Cambria" w:hAnsi="Cambria"/>
          <w:szCs w:val="24"/>
          <w:lang w:val="cs-CZ"/>
          <w:rPrChange w:id="1337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, což zaručuje ve vykreslení, že se bude měnit textura </w:t>
      </w:r>
      <w:proofErr w:type="spellStart"/>
      <w:r w:rsidRPr="00484468">
        <w:rPr>
          <w:rFonts w:ascii="Cambria" w:hAnsi="Cambria"/>
          <w:szCs w:val="24"/>
          <w:lang w:val="cs-CZ"/>
          <w:rPrChange w:id="1338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worma</w:t>
      </w:r>
      <w:proofErr w:type="spellEnd"/>
      <w:del w:id="1339" w:author="Habas Jan" w:date="2021-02-04T17:58:00Z">
        <w:r w:rsidRPr="00484468" w:rsidDel="00476B04">
          <w:rPr>
            <w:rFonts w:ascii="Cambria" w:hAnsi="Cambria"/>
            <w:szCs w:val="24"/>
            <w:lang w:val="cs-CZ"/>
            <w:rPrChange w:id="1340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>,</w:delText>
        </w:r>
      </w:del>
      <w:r w:rsidRPr="00484468">
        <w:rPr>
          <w:rFonts w:ascii="Cambria" w:hAnsi="Cambria"/>
          <w:szCs w:val="24"/>
          <w:lang w:val="cs-CZ"/>
          <w:rPrChange w:id="1341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</w:t>
      </w:r>
      <w:del w:id="1342" w:author="Habas Jan" w:date="2021-02-04T17:58:00Z">
        <w:r w:rsidRPr="00484468" w:rsidDel="00476B04">
          <w:rPr>
            <w:rFonts w:ascii="Cambria" w:hAnsi="Cambria"/>
            <w:szCs w:val="24"/>
            <w:lang w:val="cs-CZ"/>
            <w:rPrChange w:id="1343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 xml:space="preserve">což </w:delText>
        </w:r>
      </w:del>
      <w:ins w:id="1344" w:author="Habas Jan" w:date="2021-02-04T17:58:00Z">
        <w:r w:rsidR="00476B04" w:rsidRPr="00484468">
          <w:rPr>
            <w:rFonts w:ascii="Cambria" w:hAnsi="Cambria"/>
            <w:szCs w:val="24"/>
            <w:lang w:val="cs-CZ"/>
            <w:rPrChange w:id="1345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díky čemuž </w:t>
        </w:r>
      </w:ins>
      <w:ins w:id="1346" w:author="Habas Jan" w:date="2021-02-04T17:59:00Z">
        <w:r w:rsidR="00476B04" w:rsidRPr="00484468">
          <w:rPr>
            <w:rFonts w:ascii="Cambria" w:hAnsi="Cambria"/>
            <w:szCs w:val="24"/>
            <w:lang w:val="cs-CZ"/>
            <w:rPrChange w:id="1347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výsledek </w:t>
        </w:r>
      </w:ins>
      <w:r w:rsidRPr="00484468">
        <w:rPr>
          <w:rFonts w:ascii="Cambria" w:hAnsi="Cambria"/>
          <w:szCs w:val="24"/>
          <w:lang w:val="cs-CZ"/>
          <w:rPrChange w:id="1348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působí jako animace pohybu. </w:t>
      </w:r>
    </w:p>
    <w:p w14:paraId="18DE1A8E" w14:textId="77777777" w:rsidR="00BF303D" w:rsidRPr="00484468" w:rsidRDefault="00FB4CD8">
      <w:pPr>
        <w:rPr>
          <w:ins w:id="1349" w:author="Habas Jan" w:date="2021-02-04T18:00:00Z"/>
          <w:rFonts w:ascii="Cambria" w:hAnsi="Cambria"/>
          <w:szCs w:val="24"/>
          <w:lang w:val="cs-CZ"/>
          <w:rPrChange w:id="1350" w:author="Habas Jan" w:date="2021-02-07T17:31:00Z">
            <w:rPr>
              <w:ins w:id="1351" w:author="Habas Jan" w:date="2021-02-04T18:00:00Z"/>
              <w:rFonts w:ascii="Cambria" w:hAnsi="Cambria"/>
              <w:szCs w:val="24"/>
              <w:lang w:val="cs-CZ"/>
            </w:rPr>
          </w:rPrChange>
        </w:rPr>
      </w:pPr>
      <w:r w:rsidRPr="00484468">
        <w:rPr>
          <w:rFonts w:ascii="Cambria" w:hAnsi="Cambria"/>
          <w:szCs w:val="24"/>
          <w:lang w:val="cs-CZ"/>
          <w:rPrChange w:id="1352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Skok funguje na podobném principu jako chůze pomocí dvou tlačítek. Pokud skočí </w:t>
      </w:r>
      <w:proofErr w:type="spellStart"/>
      <w:r w:rsidRPr="00484468">
        <w:rPr>
          <w:rFonts w:ascii="Cambria" w:hAnsi="Cambria"/>
          <w:szCs w:val="24"/>
          <w:lang w:val="cs-CZ"/>
          <w:rPrChange w:id="1353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worm</w:t>
      </w:r>
      <w:proofErr w:type="spellEnd"/>
      <w:r w:rsidRPr="00484468">
        <w:rPr>
          <w:rFonts w:ascii="Cambria" w:hAnsi="Cambria"/>
          <w:szCs w:val="24"/>
          <w:lang w:val="cs-CZ"/>
          <w:rPrChange w:id="1354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na levou či pravou stranu při stisknutí klávesy, začne </w:t>
      </w:r>
      <w:proofErr w:type="spellStart"/>
      <w:r w:rsidRPr="00484468">
        <w:rPr>
          <w:rFonts w:ascii="Cambria" w:hAnsi="Cambria"/>
          <w:szCs w:val="24"/>
          <w:lang w:val="cs-CZ"/>
          <w:rPrChange w:id="1355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for</w:t>
      </w:r>
      <w:proofErr w:type="spellEnd"/>
      <w:r w:rsidRPr="00484468">
        <w:rPr>
          <w:rFonts w:ascii="Cambria" w:hAnsi="Cambria"/>
          <w:szCs w:val="24"/>
          <w:lang w:val="cs-CZ"/>
          <w:rPrChange w:id="1356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cyklus, který vezme těleso </w:t>
      </w:r>
      <w:proofErr w:type="spellStart"/>
      <w:r w:rsidRPr="00484468">
        <w:rPr>
          <w:rFonts w:ascii="Cambria" w:hAnsi="Cambria"/>
          <w:szCs w:val="24"/>
          <w:lang w:val="cs-CZ"/>
          <w:rPrChange w:id="1357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worma</w:t>
      </w:r>
      <w:proofErr w:type="spellEnd"/>
      <w:r w:rsidRPr="00484468">
        <w:rPr>
          <w:rFonts w:ascii="Cambria" w:hAnsi="Cambria"/>
          <w:szCs w:val="24"/>
          <w:lang w:val="cs-CZ"/>
          <w:rPrChange w:id="1358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a jednotlivé části mapy a zkontroluje, zda se </w:t>
      </w:r>
      <w:proofErr w:type="spellStart"/>
      <w:r w:rsidRPr="00484468">
        <w:rPr>
          <w:rFonts w:ascii="Cambria" w:hAnsi="Cambria"/>
          <w:szCs w:val="24"/>
          <w:lang w:val="cs-CZ"/>
          <w:rPrChange w:id="1359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worm</w:t>
      </w:r>
      <w:proofErr w:type="spellEnd"/>
      <w:r w:rsidRPr="00484468">
        <w:rPr>
          <w:rFonts w:ascii="Cambria" w:hAnsi="Cambria"/>
          <w:szCs w:val="24"/>
          <w:lang w:val="cs-CZ"/>
          <w:rPrChange w:id="1360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dotýká země, jinak </w:t>
      </w:r>
      <w:del w:id="1361" w:author="Habas Jan" w:date="2021-02-04T17:59:00Z">
        <w:r w:rsidRPr="00484468" w:rsidDel="00052B32">
          <w:rPr>
            <w:rFonts w:ascii="Cambria" w:hAnsi="Cambria"/>
            <w:szCs w:val="24"/>
            <w:lang w:val="cs-CZ"/>
            <w:rPrChange w:id="1362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 xml:space="preserve">by nemohl </w:delText>
        </w:r>
      </w:del>
      <w:ins w:id="1363" w:author="Habas Jan" w:date="2021-02-04T17:59:00Z">
        <w:r w:rsidR="00052B32" w:rsidRPr="00484468">
          <w:rPr>
            <w:rFonts w:ascii="Cambria" w:hAnsi="Cambria"/>
            <w:szCs w:val="24"/>
            <w:lang w:val="cs-CZ"/>
            <w:rPrChange w:id="1364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mu zakáže </w:t>
        </w:r>
      </w:ins>
      <w:r w:rsidRPr="00484468">
        <w:rPr>
          <w:rFonts w:ascii="Cambria" w:hAnsi="Cambria"/>
          <w:szCs w:val="24"/>
          <w:lang w:val="cs-CZ"/>
          <w:rPrChange w:id="1365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skákat. Pokud </w:t>
      </w:r>
      <w:proofErr w:type="spellStart"/>
      <w:r w:rsidRPr="00484468">
        <w:rPr>
          <w:rFonts w:ascii="Cambria" w:hAnsi="Cambria"/>
          <w:szCs w:val="24"/>
          <w:lang w:val="cs-CZ"/>
          <w:rPrChange w:id="1366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worm</w:t>
      </w:r>
      <w:proofErr w:type="spellEnd"/>
      <w:r w:rsidRPr="00484468">
        <w:rPr>
          <w:rFonts w:ascii="Cambria" w:hAnsi="Cambria"/>
          <w:szCs w:val="24"/>
          <w:lang w:val="cs-CZ"/>
          <w:rPrChange w:id="1367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stojí na zemi, tak až poté se smí teprve odrazit. Jedním z důvodů pro tyto omezení bylo, že </w:t>
      </w:r>
      <w:del w:id="1368" w:author="Habas Jan" w:date="2021-02-04T17:59:00Z">
        <w:r w:rsidRPr="00484468" w:rsidDel="009F560A">
          <w:rPr>
            <w:rFonts w:ascii="Cambria" w:hAnsi="Cambria"/>
            <w:szCs w:val="24"/>
            <w:lang w:val="cs-CZ"/>
            <w:rPrChange w:id="1369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 xml:space="preserve">kdybych </w:delText>
        </w:r>
      </w:del>
      <w:ins w:id="1370" w:author="Habas Jan" w:date="2021-02-04T17:59:00Z">
        <w:r w:rsidR="009F560A" w:rsidRPr="00484468">
          <w:rPr>
            <w:rFonts w:ascii="Cambria" w:hAnsi="Cambria"/>
            <w:szCs w:val="24"/>
            <w:lang w:val="cs-CZ"/>
            <w:rPrChange w:id="1371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kdyby tento problém nebyl vy</w:t>
        </w:r>
      </w:ins>
      <w:del w:id="1372" w:author="Habas Jan" w:date="2021-02-04T17:59:00Z">
        <w:r w:rsidRPr="00484468" w:rsidDel="009F560A">
          <w:rPr>
            <w:rFonts w:ascii="Cambria" w:hAnsi="Cambria"/>
            <w:szCs w:val="24"/>
            <w:lang w:val="cs-CZ"/>
            <w:rPrChange w:id="1373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>ne</w:delText>
        </w:r>
      </w:del>
      <w:r w:rsidRPr="00484468">
        <w:rPr>
          <w:rFonts w:ascii="Cambria" w:hAnsi="Cambria"/>
          <w:szCs w:val="24"/>
          <w:lang w:val="cs-CZ"/>
          <w:rPrChange w:id="1374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řeš</w:t>
      </w:r>
      <w:ins w:id="1375" w:author="Habas Jan" w:date="2021-02-04T17:59:00Z">
        <w:r w:rsidR="009F560A" w:rsidRPr="00484468">
          <w:rPr>
            <w:rFonts w:ascii="Cambria" w:hAnsi="Cambria"/>
            <w:szCs w:val="24"/>
            <w:lang w:val="cs-CZ"/>
            <w:rPrChange w:id="1376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ený</w:t>
        </w:r>
      </w:ins>
      <w:del w:id="1377" w:author="Habas Jan" w:date="2021-02-04T17:59:00Z">
        <w:r w:rsidRPr="00484468" w:rsidDel="009F560A">
          <w:rPr>
            <w:rFonts w:ascii="Cambria" w:hAnsi="Cambria"/>
            <w:szCs w:val="24"/>
            <w:lang w:val="cs-CZ"/>
            <w:rPrChange w:id="1378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>il</w:delText>
        </w:r>
      </w:del>
      <w:r w:rsidRPr="00484468">
        <w:rPr>
          <w:rFonts w:ascii="Cambria" w:hAnsi="Cambria"/>
          <w:szCs w:val="24"/>
          <w:lang w:val="cs-CZ"/>
          <w:rPrChange w:id="1379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, zda se </w:t>
      </w:r>
      <w:proofErr w:type="spellStart"/>
      <w:r w:rsidRPr="00484468">
        <w:rPr>
          <w:rFonts w:ascii="Cambria" w:hAnsi="Cambria"/>
          <w:szCs w:val="24"/>
          <w:lang w:val="cs-CZ"/>
          <w:rPrChange w:id="1380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worm</w:t>
      </w:r>
      <w:proofErr w:type="spellEnd"/>
      <w:r w:rsidRPr="00484468">
        <w:rPr>
          <w:rFonts w:ascii="Cambria" w:hAnsi="Cambria"/>
          <w:szCs w:val="24"/>
          <w:lang w:val="cs-CZ"/>
          <w:rPrChange w:id="1381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dotkl </w:t>
      </w:r>
      <w:proofErr w:type="gramStart"/>
      <w:r w:rsidRPr="00484468">
        <w:rPr>
          <w:rFonts w:ascii="Cambria" w:hAnsi="Cambria"/>
          <w:szCs w:val="24"/>
          <w:lang w:val="cs-CZ"/>
          <w:rPrChange w:id="1382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země</w:t>
      </w:r>
      <w:proofErr w:type="gramEnd"/>
      <w:r w:rsidRPr="00484468">
        <w:rPr>
          <w:rFonts w:ascii="Cambria" w:hAnsi="Cambria"/>
          <w:szCs w:val="24"/>
          <w:lang w:val="cs-CZ"/>
          <w:rPrChange w:id="1383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než skočil, znamenalo by to, že by se mohl odrazit třeba ve vzduchu a tím se odrážet do nekonečna. </w:t>
      </w:r>
    </w:p>
    <w:p w14:paraId="562F7A65" w14:textId="2B8394C4" w:rsidR="00637AC7" w:rsidRPr="00484468" w:rsidRDefault="00FB4CD8">
      <w:pPr>
        <w:rPr>
          <w:rFonts w:ascii="Cambria" w:hAnsi="Cambria"/>
          <w:szCs w:val="24"/>
          <w:lang w:val="cs-CZ"/>
          <w:rPrChange w:id="1384" w:author="Habas Jan" w:date="2021-02-07T17:31:00Z">
            <w:rPr>
              <w:rFonts w:ascii="Cambria" w:hAnsi="Cambria"/>
              <w:szCs w:val="24"/>
              <w:lang w:val="cs-CZ"/>
            </w:rPr>
          </w:rPrChange>
        </w:rPr>
      </w:pPr>
      <w:r w:rsidRPr="00484468">
        <w:rPr>
          <w:rFonts w:ascii="Cambria" w:hAnsi="Cambria"/>
          <w:szCs w:val="24"/>
          <w:lang w:val="cs-CZ"/>
          <w:rPrChange w:id="1385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Při odrazu se na 2 sekundy vypne jakékoliv snímání klávesnice pro hráče, aby nemohl nijak ovlivnit skok.  Vypnutí snímání klávesnice bylo také nutné z důvodu, že by pak mohl </w:t>
      </w:r>
      <w:proofErr w:type="spellStart"/>
      <w:r w:rsidRPr="00484468">
        <w:rPr>
          <w:rFonts w:ascii="Cambria" w:hAnsi="Cambria"/>
          <w:szCs w:val="24"/>
          <w:lang w:val="cs-CZ"/>
          <w:rPrChange w:id="1386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worm</w:t>
      </w:r>
      <w:proofErr w:type="spellEnd"/>
      <w:r w:rsidRPr="00484468">
        <w:rPr>
          <w:rFonts w:ascii="Cambria" w:hAnsi="Cambria"/>
          <w:szCs w:val="24"/>
          <w:lang w:val="cs-CZ"/>
          <w:rPrChange w:id="1387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lézt po stěnách, protože by se do kolize mohl dostat už ve vzduchu. </w:t>
      </w:r>
      <w:del w:id="1388" w:author="Habas Jan" w:date="2021-02-04T18:00:00Z">
        <w:r w:rsidRPr="00484468" w:rsidDel="00BF303D">
          <w:rPr>
            <w:rFonts w:ascii="Cambria" w:hAnsi="Cambria"/>
            <w:szCs w:val="24"/>
            <w:lang w:val="cs-CZ"/>
            <w:rPrChange w:id="1389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 xml:space="preserve">Pak </w:delText>
        </w:r>
      </w:del>
      <w:ins w:id="1390" w:author="Habas Jan" w:date="2021-02-04T18:00:00Z">
        <w:r w:rsidR="00BF303D" w:rsidRPr="00484468">
          <w:rPr>
            <w:rFonts w:ascii="Cambria" w:hAnsi="Cambria"/>
            <w:szCs w:val="24"/>
            <w:lang w:val="cs-CZ"/>
            <w:rPrChange w:id="1391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Proto se pak</w:t>
        </w:r>
      </w:ins>
      <w:del w:id="1392" w:author="Habas Jan" w:date="2021-02-04T18:00:00Z">
        <w:r w:rsidRPr="00484468" w:rsidDel="00BF303D">
          <w:rPr>
            <w:rFonts w:ascii="Cambria" w:hAnsi="Cambria"/>
            <w:szCs w:val="24"/>
            <w:lang w:val="cs-CZ"/>
            <w:rPrChange w:id="1393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>se</w:delText>
        </w:r>
      </w:del>
      <w:r w:rsidRPr="00484468">
        <w:rPr>
          <w:rFonts w:ascii="Cambria" w:hAnsi="Cambria"/>
          <w:szCs w:val="24"/>
          <w:lang w:val="cs-CZ"/>
          <w:rPrChange w:id="1394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nastaví proměnná, která určí že se </w:t>
      </w:r>
      <w:proofErr w:type="spellStart"/>
      <w:r w:rsidRPr="00484468">
        <w:rPr>
          <w:rFonts w:ascii="Cambria" w:hAnsi="Cambria"/>
          <w:szCs w:val="24"/>
          <w:lang w:val="cs-CZ"/>
          <w:rPrChange w:id="1395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worm</w:t>
      </w:r>
      <w:proofErr w:type="spellEnd"/>
      <w:r w:rsidRPr="00484468">
        <w:rPr>
          <w:rFonts w:ascii="Cambria" w:hAnsi="Cambria"/>
          <w:szCs w:val="24"/>
          <w:lang w:val="cs-CZ"/>
          <w:rPrChange w:id="1396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nachází ve vzduchu. A nakonec se teprve vykoná samotný skok pomocí funkce, která aplikuje sílu na těleso a simuluje tím samotný jeho </w:t>
      </w:r>
      <w:r w:rsidRPr="00484468">
        <w:rPr>
          <w:rFonts w:ascii="Cambria" w:hAnsi="Cambria"/>
          <w:szCs w:val="24"/>
          <w:lang w:val="cs-CZ"/>
          <w:rPrChange w:id="1397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lastRenderedPageBreak/>
        <w:t>skok.</w:t>
      </w:r>
      <w:ins w:id="1398" w:author="Habas Jan" w:date="2021-02-04T18:00:00Z">
        <w:r w:rsidR="00BF303D" w:rsidRPr="00484468">
          <w:rPr>
            <w:rFonts w:ascii="Cambria" w:hAnsi="Cambria"/>
            <w:szCs w:val="24"/>
            <w:lang w:val="cs-CZ"/>
            <w:rPrChange w:id="1399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Po</w:t>
        </w:r>
      </w:ins>
      <w:ins w:id="1400" w:author="Habas Jan" w:date="2021-02-04T18:01:00Z">
        <w:r w:rsidR="00BF303D" w:rsidRPr="00484468">
          <w:rPr>
            <w:rFonts w:ascii="Cambria" w:hAnsi="Cambria"/>
            <w:szCs w:val="24"/>
            <w:lang w:val="cs-CZ"/>
            <w:rPrChange w:id="1401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dopadu</w:t>
        </w:r>
      </w:ins>
      <w:ins w:id="1402" w:author="Habas Jan" w:date="2021-02-04T18:00:00Z">
        <w:r w:rsidR="00BF303D" w:rsidRPr="00484468">
          <w:rPr>
            <w:rFonts w:ascii="Cambria" w:hAnsi="Cambria"/>
            <w:szCs w:val="24"/>
            <w:lang w:val="cs-CZ"/>
            <w:rPrChange w:id="1403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na zem </w:t>
        </w:r>
      </w:ins>
      <w:ins w:id="1404" w:author="Habas Jan" w:date="2021-02-04T18:01:00Z">
        <w:r w:rsidR="00BF303D" w:rsidRPr="00484468">
          <w:rPr>
            <w:rFonts w:ascii="Cambria" w:hAnsi="Cambria"/>
            <w:szCs w:val="24"/>
            <w:lang w:val="cs-CZ"/>
            <w:rPrChange w:id="1405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se proměnná</w:t>
        </w:r>
        <w:r w:rsidR="00352225" w:rsidRPr="00484468">
          <w:rPr>
            <w:rFonts w:ascii="Cambria" w:hAnsi="Cambria"/>
            <w:szCs w:val="24"/>
            <w:lang w:val="cs-CZ"/>
            <w:rPrChange w:id="1406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, která </w:t>
        </w:r>
        <w:proofErr w:type="gramStart"/>
        <w:r w:rsidR="00352225" w:rsidRPr="00484468">
          <w:rPr>
            <w:rFonts w:ascii="Cambria" w:hAnsi="Cambria"/>
            <w:szCs w:val="24"/>
            <w:lang w:val="cs-CZ"/>
            <w:rPrChange w:id="1407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určuje</w:t>
        </w:r>
        <w:proofErr w:type="gramEnd"/>
        <w:r w:rsidR="00352225" w:rsidRPr="00484468">
          <w:rPr>
            <w:rFonts w:ascii="Cambria" w:hAnsi="Cambria"/>
            <w:szCs w:val="24"/>
            <w:lang w:val="cs-CZ"/>
            <w:rPrChange w:id="1408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zda je </w:t>
        </w:r>
        <w:proofErr w:type="spellStart"/>
        <w:r w:rsidR="00352225" w:rsidRPr="00484468">
          <w:rPr>
            <w:rFonts w:ascii="Cambria" w:hAnsi="Cambria"/>
            <w:szCs w:val="24"/>
            <w:lang w:val="cs-CZ"/>
            <w:rPrChange w:id="1409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worm</w:t>
        </w:r>
        <w:proofErr w:type="spellEnd"/>
        <w:r w:rsidR="00352225" w:rsidRPr="00484468">
          <w:rPr>
            <w:rFonts w:ascii="Cambria" w:hAnsi="Cambria"/>
            <w:szCs w:val="24"/>
            <w:lang w:val="cs-CZ"/>
            <w:rPrChange w:id="1410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ve vzduchu opět nastaví na </w:t>
        </w:r>
        <w:proofErr w:type="spellStart"/>
        <w:r w:rsidR="00352225" w:rsidRPr="00484468">
          <w:rPr>
            <w:rFonts w:ascii="Cambria" w:hAnsi="Cambria"/>
            <w:szCs w:val="24"/>
            <w:lang w:val="cs-CZ"/>
            <w:rPrChange w:id="1411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false</w:t>
        </w:r>
        <w:proofErr w:type="spellEnd"/>
        <w:r w:rsidR="00854B4A" w:rsidRPr="00484468">
          <w:rPr>
            <w:rFonts w:ascii="Cambria" w:hAnsi="Cambria"/>
            <w:szCs w:val="24"/>
            <w:lang w:val="cs-CZ"/>
            <w:rPrChange w:id="1412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.</w:t>
        </w:r>
      </w:ins>
    </w:p>
    <w:p w14:paraId="562F7A66" w14:textId="77777777" w:rsidR="00637AC7" w:rsidRPr="00484468" w:rsidRDefault="00FB4CD8">
      <w:pPr>
        <w:pStyle w:val="Nadpis2"/>
        <w:rPr>
          <w:rFonts w:ascii="Cambria" w:hAnsi="Cambria"/>
          <w:lang w:val="cs-CZ"/>
          <w:rPrChange w:id="1413" w:author="Habas Jan" w:date="2021-02-07T17:31:00Z">
            <w:rPr>
              <w:rFonts w:ascii="Cambria" w:hAnsi="Cambria"/>
              <w:lang w:val="cs-CZ"/>
            </w:rPr>
          </w:rPrChange>
        </w:rPr>
      </w:pPr>
      <w:bookmarkStart w:id="1414" w:name="_Toc63611581"/>
      <w:r w:rsidRPr="00484468">
        <w:rPr>
          <w:rFonts w:ascii="Cambria" w:hAnsi="Cambria"/>
          <w:lang w:val="cs-CZ"/>
          <w:rPrChange w:id="1415" w:author="Habas Jan" w:date="2021-02-07T17:31:00Z">
            <w:rPr>
              <w:rFonts w:ascii="Cambria" w:hAnsi="Cambria"/>
              <w:lang w:val="cs-CZ"/>
            </w:rPr>
          </w:rPrChange>
        </w:rPr>
        <w:t>5.4 Týmy</w:t>
      </w:r>
      <w:bookmarkEnd w:id="1414"/>
    </w:p>
    <w:p w14:paraId="562F7A67" w14:textId="37A8EB20" w:rsidR="00637AC7" w:rsidRPr="00484468" w:rsidRDefault="00FB4CD8">
      <w:pPr>
        <w:rPr>
          <w:rFonts w:ascii="Cambria" w:hAnsi="Cambria"/>
          <w:szCs w:val="24"/>
          <w:lang w:val="cs-CZ"/>
          <w:rPrChange w:id="1416" w:author="Habas Jan" w:date="2021-02-07T17:31:00Z">
            <w:rPr>
              <w:rFonts w:ascii="Cambria" w:hAnsi="Cambria"/>
              <w:szCs w:val="24"/>
              <w:lang w:val="cs-CZ"/>
            </w:rPr>
          </w:rPrChange>
        </w:rPr>
      </w:pPr>
      <w:r w:rsidRPr="00484468">
        <w:rPr>
          <w:rFonts w:ascii="Cambria" w:hAnsi="Cambria"/>
          <w:szCs w:val="24"/>
          <w:lang w:val="cs-CZ"/>
          <w:rPrChange w:id="1417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Týmy se na mapě nachází dva. Každý tým se skládá ze tří </w:t>
      </w:r>
      <w:proofErr w:type="spellStart"/>
      <w:r w:rsidRPr="00484468">
        <w:rPr>
          <w:rFonts w:ascii="Cambria" w:hAnsi="Cambria"/>
          <w:szCs w:val="24"/>
          <w:lang w:val="cs-CZ"/>
          <w:rPrChange w:id="1418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wormů</w:t>
      </w:r>
      <w:proofErr w:type="spellEnd"/>
      <w:ins w:id="1419" w:author="Habas Jan" w:date="2021-02-06T17:33:00Z">
        <w:r w:rsidR="00E933BD" w:rsidRPr="00484468">
          <w:rPr>
            <w:rFonts w:ascii="Cambria" w:hAnsi="Cambria"/>
            <w:szCs w:val="24"/>
            <w:lang w:val="cs-CZ"/>
            <w:rPrChange w:id="1420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a každý z nich má nad sebou zobrazený počet životu, barevné odlišení od </w:t>
        </w:r>
        <w:r w:rsidR="00C8499A" w:rsidRPr="00484468">
          <w:rPr>
            <w:rFonts w:ascii="Cambria" w:hAnsi="Cambria"/>
            <w:szCs w:val="24"/>
            <w:lang w:val="cs-CZ"/>
            <w:rPrChange w:id="1421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druhého týmu a v neposlední řadě má taky své jméno</w:t>
        </w:r>
      </w:ins>
      <w:r w:rsidRPr="00484468">
        <w:rPr>
          <w:rFonts w:ascii="Cambria" w:hAnsi="Cambria"/>
          <w:szCs w:val="24"/>
          <w:lang w:val="cs-CZ"/>
          <w:rPrChange w:id="1422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. Pokud </w:t>
      </w:r>
      <w:proofErr w:type="spellStart"/>
      <w:r w:rsidRPr="00484468">
        <w:rPr>
          <w:rFonts w:ascii="Cambria" w:hAnsi="Cambria"/>
          <w:szCs w:val="24"/>
          <w:lang w:val="cs-CZ"/>
          <w:rPrChange w:id="1423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worm</w:t>
      </w:r>
      <w:proofErr w:type="spellEnd"/>
      <w:r w:rsidRPr="00484468">
        <w:rPr>
          <w:rFonts w:ascii="Cambria" w:hAnsi="Cambria"/>
          <w:szCs w:val="24"/>
          <w:lang w:val="cs-CZ"/>
          <w:rPrChange w:id="1424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spadne z mapy zemře. To i v </w:t>
      </w:r>
      <w:proofErr w:type="gramStart"/>
      <w:r w:rsidRPr="00484468">
        <w:rPr>
          <w:rFonts w:ascii="Cambria" w:hAnsi="Cambria"/>
          <w:szCs w:val="24"/>
          <w:lang w:val="cs-CZ"/>
          <w:rPrChange w:id="1425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případě</w:t>
      </w:r>
      <w:proofErr w:type="gramEnd"/>
      <w:r w:rsidRPr="00484468">
        <w:rPr>
          <w:rFonts w:ascii="Cambria" w:hAnsi="Cambria"/>
          <w:szCs w:val="24"/>
          <w:lang w:val="cs-CZ"/>
          <w:rPrChange w:id="1426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pokud se dotkne vody. Každý v týmu má v základu 100 bodů života, pokud tato hodnota spadne pod jedničku tak </w:t>
      </w:r>
      <w:proofErr w:type="spellStart"/>
      <w:r w:rsidRPr="00484468">
        <w:rPr>
          <w:rFonts w:ascii="Cambria" w:hAnsi="Cambria"/>
          <w:szCs w:val="24"/>
          <w:lang w:val="cs-CZ"/>
          <w:rPrChange w:id="1427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worm</w:t>
      </w:r>
      <w:proofErr w:type="spellEnd"/>
      <w:r w:rsidRPr="00484468">
        <w:rPr>
          <w:rFonts w:ascii="Cambria" w:hAnsi="Cambria"/>
          <w:szCs w:val="24"/>
          <w:lang w:val="cs-CZ"/>
          <w:rPrChange w:id="1428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zemře. Tým, kde se už nenachází žádný </w:t>
      </w:r>
      <w:proofErr w:type="spellStart"/>
      <w:r w:rsidRPr="00484468">
        <w:rPr>
          <w:rFonts w:ascii="Cambria" w:hAnsi="Cambria"/>
          <w:szCs w:val="24"/>
          <w:lang w:val="cs-CZ"/>
          <w:rPrChange w:id="1429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worm</w:t>
      </w:r>
      <w:proofErr w:type="spellEnd"/>
      <w:r w:rsidRPr="00484468">
        <w:rPr>
          <w:rFonts w:ascii="Cambria" w:hAnsi="Cambria"/>
          <w:szCs w:val="24"/>
          <w:lang w:val="cs-CZ"/>
          <w:rPrChange w:id="1430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, tak prohrává. Poté se zobrazí oznámení a mapa se restartuje.</w:t>
      </w:r>
      <w:ins w:id="1431" w:author="Habas Jan" w:date="2021-02-06T17:34:00Z">
        <w:r w:rsidR="008F5A6A" w:rsidRPr="00484468">
          <w:rPr>
            <w:rFonts w:ascii="Cambria" w:hAnsi="Cambria"/>
            <w:szCs w:val="24"/>
            <w:lang w:val="cs-CZ"/>
            <w:rPrChange w:id="1432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K tomu dojde tak že se</w:t>
        </w:r>
        <w:r w:rsidR="00331AEB" w:rsidRPr="00484468">
          <w:rPr>
            <w:rFonts w:ascii="Cambria" w:hAnsi="Cambria"/>
            <w:szCs w:val="24"/>
            <w:lang w:val="cs-CZ"/>
            <w:rPrChange w:id="1433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stránka znovu načte.</w:t>
        </w:r>
      </w:ins>
      <w:r w:rsidRPr="00484468">
        <w:rPr>
          <w:rFonts w:ascii="Cambria" w:hAnsi="Cambria"/>
          <w:szCs w:val="24"/>
          <w:lang w:val="cs-CZ"/>
          <w:rPrChange w:id="1434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Pokud se </w:t>
      </w:r>
      <w:ins w:id="1435" w:author="Habas Jan" w:date="2021-02-06T17:34:00Z">
        <w:r w:rsidR="00C6080B" w:rsidRPr="00484468">
          <w:rPr>
            <w:rFonts w:ascii="Cambria" w:hAnsi="Cambria"/>
            <w:szCs w:val="24"/>
            <w:lang w:val="cs-CZ"/>
            <w:rPrChange w:id="1436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na</w:t>
        </w:r>
      </w:ins>
      <w:r w:rsidRPr="00484468">
        <w:rPr>
          <w:rFonts w:ascii="Cambria" w:hAnsi="Cambria"/>
          <w:szCs w:val="24"/>
          <w:lang w:val="cs-CZ"/>
          <w:rPrChange w:id="1437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stane situace, ve které </w:t>
      </w:r>
      <w:proofErr w:type="spellStart"/>
      <w:r w:rsidRPr="00484468">
        <w:rPr>
          <w:rFonts w:ascii="Cambria" w:hAnsi="Cambria"/>
          <w:szCs w:val="24"/>
          <w:lang w:val="cs-CZ"/>
          <w:rPrChange w:id="1438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worm</w:t>
      </w:r>
      <w:proofErr w:type="spellEnd"/>
      <w:r w:rsidRPr="00484468">
        <w:rPr>
          <w:rFonts w:ascii="Cambria" w:hAnsi="Cambria"/>
          <w:szCs w:val="24"/>
          <w:lang w:val="cs-CZ"/>
          <w:rPrChange w:id="1439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trefí svého </w:t>
      </w:r>
      <w:del w:id="1440" w:author="Habas Jan" w:date="2021-02-06T17:35:00Z">
        <w:r w:rsidRPr="00484468" w:rsidDel="00582C5E">
          <w:rPr>
            <w:rFonts w:ascii="Cambria" w:hAnsi="Cambria"/>
            <w:szCs w:val="24"/>
            <w:lang w:val="cs-CZ"/>
            <w:rPrChange w:id="1441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>spoluhráče</w:delText>
        </w:r>
      </w:del>
      <w:ins w:id="1442" w:author="Habas Jan" w:date="2021-02-06T17:35:00Z">
        <w:r w:rsidR="00582C5E" w:rsidRPr="00484468">
          <w:rPr>
            <w:rFonts w:ascii="Cambria" w:hAnsi="Cambria"/>
            <w:szCs w:val="24"/>
            <w:lang w:val="cs-CZ"/>
            <w:rPrChange w:id="1443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vlastního </w:t>
        </w:r>
        <w:proofErr w:type="spellStart"/>
        <w:r w:rsidR="00582C5E" w:rsidRPr="00484468">
          <w:rPr>
            <w:rFonts w:ascii="Cambria" w:hAnsi="Cambria"/>
            <w:szCs w:val="24"/>
            <w:lang w:val="cs-CZ"/>
            <w:rPrChange w:id="1444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worma</w:t>
        </w:r>
      </w:ins>
      <w:proofErr w:type="spellEnd"/>
      <w:r w:rsidRPr="00484468">
        <w:rPr>
          <w:rFonts w:ascii="Cambria" w:hAnsi="Cambria"/>
          <w:szCs w:val="24"/>
          <w:lang w:val="cs-CZ"/>
          <w:rPrChange w:id="1445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, nebo dokonce sebe, tak se poškození přenese </w:t>
      </w:r>
      <w:ins w:id="1446" w:author="Habas Jan" w:date="2021-02-06T17:35:00Z">
        <w:r w:rsidR="00556508" w:rsidRPr="00484468">
          <w:rPr>
            <w:rFonts w:ascii="Cambria" w:hAnsi="Cambria"/>
            <w:szCs w:val="24"/>
            <w:lang w:val="cs-CZ"/>
            <w:rPrChange w:id="1447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jak</w:t>
        </w:r>
      </w:ins>
      <w:del w:id="1448" w:author="Habas Jan" w:date="2021-02-06T17:35:00Z">
        <w:r w:rsidRPr="00484468" w:rsidDel="00556508">
          <w:rPr>
            <w:rFonts w:ascii="Cambria" w:hAnsi="Cambria"/>
            <w:szCs w:val="24"/>
            <w:lang w:val="cs-CZ"/>
            <w:rPrChange w:id="1449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>i</w:delText>
        </w:r>
      </w:del>
      <w:r w:rsidRPr="00484468">
        <w:rPr>
          <w:rFonts w:ascii="Cambria" w:hAnsi="Cambria"/>
          <w:szCs w:val="24"/>
          <w:lang w:val="cs-CZ"/>
          <w:rPrChange w:id="1450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na něho</w:t>
      </w:r>
      <w:ins w:id="1451" w:author="Habas Jan" w:date="2021-02-06T17:34:00Z">
        <w:r w:rsidR="007F6668" w:rsidRPr="00484468">
          <w:rPr>
            <w:rFonts w:ascii="Cambria" w:hAnsi="Cambria"/>
            <w:szCs w:val="24"/>
            <w:lang w:val="cs-CZ"/>
            <w:rPrChange w:id="1452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</w:t>
        </w:r>
      </w:ins>
      <w:ins w:id="1453" w:author="Habas Jan" w:date="2021-02-06T17:35:00Z">
        <w:r w:rsidR="000C5447" w:rsidRPr="00484468">
          <w:rPr>
            <w:rFonts w:ascii="Cambria" w:hAnsi="Cambria"/>
            <w:szCs w:val="24"/>
            <w:lang w:val="cs-CZ"/>
            <w:rPrChange w:id="1454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tak dokonce i na</w:t>
        </w:r>
      </w:ins>
      <w:ins w:id="1455" w:author="Habas Jan" w:date="2021-02-06T17:34:00Z">
        <w:r w:rsidR="007F6668" w:rsidRPr="00484468">
          <w:rPr>
            <w:rFonts w:ascii="Cambria" w:hAnsi="Cambria"/>
            <w:szCs w:val="24"/>
            <w:lang w:val="cs-CZ"/>
            <w:rPrChange w:id="1456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jeho vlastního </w:t>
        </w:r>
        <w:proofErr w:type="spellStart"/>
        <w:r w:rsidR="007F6668" w:rsidRPr="00484468">
          <w:rPr>
            <w:rFonts w:ascii="Cambria" w:hAnsi="Cambria"/>
            <w:szCs w:val="24"/>
            <w:lang w:val="cs-CZ"/>
            <w:rPrChange w:id="1457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w</w:t>
        </w:r>
      </w:ins>
      <w:ins w:id="1458" w:author="Habas Jan" w:date="2021-02-06T17:35:00Z">
        <w:r w:rsidR="007F6668" w:rsidRPr="00484468">
          <w:rPr>
            <w:rFonts w:ascii="Cambria" w:hAnsi="Cambria"/>
            <w:szCs w:val="24"/>
            <w:lang w:val="cs-CZ"/>
            <w:rPrChange w:id="1459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orma</w:t>
        </w:r>
      </w:ins>
      <w:proofErr w:type="spellEnd"/>
      <w:r w:rsidRPr="00484468">
        <w:rPr>
          <w:rFonts w:ascii="Cambria" w:hAnsi="Cambria"/>
          <w:szCs w:val="24"/>
          <w:lang w:val="cs-CZ"/>
          <w:rPrChange w:id="1460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.  Ve hře je udělaný algoritmus, který jsem se snažil </w:t>
      </w:r>
      <w:proofErr w:type="gramStart"/>
      <w:r w:rsidRPr="00484468">
        <w:rPr>
          <w:rFonts w:ascii="Cambria" w:eastAsia="Calibri" w:hAnsi="Cambria"/>
          <w:szCs w:val="24"/>
          <w:lang w:val="cs-CZ"/>
          <w:rPrChange w:id="1461" w:author="Habas Jan" w:date="2021-02-07T17:31:00Z">
            <w:rPr>
              <w:rFonts w:ascii="Cambria" w:eastAsia="Calibri" w:hAnsi="Cambria"/>
              <w:szCs w:val="24"/>
              <w:lang w:val="cs-CZ"/>
            </w:rPr>
          </w:rPrChange>
        </w:rPr>
        <w:t>vytvořit</w:t>
      </w:r>
      <w:proofErr w:type="gramEnd"/>
      <w:r w:rsidRPr="00484468">
        <w:rPr>
          <w:rFonts w:ascii="Cambria" w:hAnsi="Cambria"/>
          <w:szCs w:val="24"/>
          <w:lang w:val="cs-CZ"/>
          <w:rPrChange w:id="1462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pokud možno co nejvíce spravedlivě, aby se ze začátku hry </w:t>
      </w:r>
      <w:proofErr w:type="spellStart"/>
      <w:r w:rsidRPr="00484468">
        <w:rPr>
          <w:rFonts w:ascii="Cambria" w:hAnsi="Cambria"/>
          <w:szCs w:val="24"/>
          <w:lang w:val="cs-CZ"/>
          <w:rPrChange w:id="1463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wormové</w:t>
      </w:r>
      <w:proofErr w:type="spellEnd"/>
      <w:r w:rsidRPr="00484468">
        <w:rPr>
          <w:rFonts w:ascii="Cambria" w:hAnsi="Cambria"/>
          <w:szCs w:val="24"/>
          <w:lang w:val="cs-CZ"/>
          <w:rPrChange w:id="1464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změnili na přeskáčku, a v pozdější fázi hry je zcela logicky zvýhodněn tým, který má </w:t>
      </w:r>
      <w:proofErr w:type="spellStart"/>
      <w:r w:rsidRPr="00484468">
        <w:rPr>
          <w:rFonts w:ascii="Cambria" w:hAnsi="Cambria"/>
          <w:szCs w:val="24"/>
          <w:lang w:val="cs-CZ"/>
          <w:rPrChange w:id="1465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wormsů</w:t>
      </w:r>
      <w:proofErr w:type="spellEnd"/>
      <w:r w:rsidRPr="00484468">
        <w:rPr>
          <w:rFonts w:ascii="Cambria" w:hAnsi="Cambria"/>
          <w:szCs w:val="24"/>
          <w:lang w:val="cs-CZ"/>
          <w:rPrChange w:id="1466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více. Takže pokud dojdeme do situace, kdy jeden tým má </w:t>
      </w:r>
      <w:proofErr w:type="spellStart"/>
      <w:r w:rsidRPr="00484468">
        <w:rPr>
          <w:rFonts w:ascii="Cambria" w:hAnsi="Cambria"/>
          <w:szCs w:val="24"/>
          <w:lang w:val="cs-CZ"/>
          <w:rPrChange w:id="1467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worma</w:t>
      </w:r>
      <w:proofErr w:type="spellEnd"/>
      <w:r w:rsidRPr="00484468">
        <w:rPr>
          <w:rFonts w:ascii="Cambria" w:hAnsi="Cambria"/>
          <w:szCs w:val="24"/>
          <w:lang w:val="cs-CZ"/>
          <w:rPrChange w:id="1468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jednoho a druhý má</w:t>
      </w:r>
      <w:ins w:id="1469" w:author="Habas Jan" w:date="2021-02-06T17:35:00Z">
        <w:r w:rsidR="00515DE3" w:rsidRPr="00484468">
          <w:rPr>
            <w:rFonts w:ascii="Cambria" w:hAnsi="Cambria"/>
            <w:szCs w:val="24"/>
            <w:lang w:val="cs-CZ"/>
            <w:rPrChange w:id="1470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</w:t>
        </w:r>
        <w:proofErr w:type="spellStart"/>
        <w:r w:rsidR="00515DE3" w:rsidRPr="00484468">
          <w:rPr>
            <w:rFonts w:ascii="Cambria" w:hAnsi="Cambria"/>
            <w:szCs w:val="24"/>
            <w:lang w:val="cs-CZ"/>
            <w:rPrChange w:id="1471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wormy</w:t>
        </w:r>
      </w:ins>
      <w:proofErr w:type="spellEnd"/>
      <w:r w:rsidRPr="00484468">
        <w:rPr>
          <w:rFonts w:ascii="Cambria" w:hAnsi="Cambria"/>
          <w:szCs w:val="24"/>
          <w:lang w:val="cs-CZ"/>
          <w:rPrChange w:id="1472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tři, tak je zcela logické, že jeden tým bude hrát více </w:t>
      </w:r>
      <w:r w:rsidRPr="00484468">
        <w:rPr>
          <w:rFonts w:ascii="Cambria" w:eastAsia="Calibri" w:hAnsi="Cambria"/>
          <w:szCs w:val="24"/>
          <w:lang w:val="cs-CZ"/>
          <w:rPrChange w:id="1473" w:author="Habas Jan" w:date="2021-02-07T17:31:00Z">
            <w:rPr>
              <w:rFonts w:ascii="Cambria" w:eastAsia="Calibri" w:hAnsi="Cambria"/>
              <w:szCs w:val="24"/>
              <w:lang w:val="cs-CZ"/>
            </w:rPr>
          </w:rPrChange>
        </w:rPr>
        <w:t>než</w:t>
      </w:r>
      <w:r w:rsidRPr="00484468">
        <w:rPr>
          <w:rFonts w:ascii="Cambria" w:hAnsi="Cambria"/>
          <w:szCs w:val="24"/>
          <w:lang w:val="cs-CZ"/>
          <w:rPrChange w:id="1474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ten druhý.</w:t>
      </w:r>
    </w:p>
    <w:p w14:paraId="562F7A68" w14:textId="77777777" w:rsidR="00637AC7" w:rsidRPr="00484468" w:rsidRDefault="00FB4CD8">
      <w:pPr>
        <w:keepNext/>
        <w:rPr>
          <w:rFonts w:ascii="Cambria" w:hAnsi="Cambria"/>
        </w:rPr>
      </w:pPr>
      <w:r w:rsidRPr="00484468">
        <w:rPr>
          <w:rFonts w:ascii="Cambria" w:hAnsi="Cambria"/>
          <w:noProof/>
          <w:rPrChange w:id="1475" w:author="Habas Jan" w:date="2021-02-07T17:31:00Z">
            <w:rPr>
              <w:noProof/>
            </w:rPr>
          </w:rPrChange>
        </w:rPr>
        <w:drawing>
          <wp:inline distT="0" distB="0" distL="0" distR="0" wp14:anchorId="562F7A78" wp14:editId="562F7A79">
            <wp:extent cx="5760720" cy="1858645"/>
            <wp:effectExtent l="0" t="0" r="0" b="0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ázek 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7A69" w14:textId="2C1FB12A" w:rsidR="00637AC7" w:rsidRPr="00484468" w:rsidRDefault="00FB4CD8">
      <w:pPr>
        <w:pStyle w:val="Titulek"/>
        <w:rPr>
          <w:rFonts w:ascii="Cambria" w:hAnsi="Cambria"/>
          <w:szCs w:val="24"/>
          <w:lang w:val="cs-CZ"/>
          <w:rPrChange w:id="1476" w:author="Habas Jan" w:date="2021-02-07T17:31:00Z">
            <w:rPr>
              <w:rFonts w:ascii="Cambria" w:hAnsi="Cambria"/>
              <w:szCs w:val="24"/>
              <w:lang w:val="cs-CZ"/>
            </w:rPr>
          </w:rPrChange>
        </w:rPr>
      </w:pPr>
      <w:proofErr w:type="spellStart"/>
      <w:r w:rsidRPr="00484468">
        <w:rPr>
          <w:rFonts w:ascii="Cambria" w:hAnsi="Cambria"/>
          <w:rPrChange w:id="1477" w:author="Habas Jan" w:date="2021-02-07T17:31:00Z">
            <w:rPr>
              <w:rFonts w:ascii="Cambria" w:hAnsi="Cambria"/>
            </w:rPr>
          </w:rPrChange>
        </w:rPr>
        <w:t>Obrázek</w:t>
      </w:r>
      <w:proofErr w:type="spellEnd"/>
      <w:r w:rsidRPr="00484468">
        <w:rPr>
          <w:rFonts w:ascii="Cambria" w:hAnsi="Cambria"/>
          <w:rPrChange w:id="1478" w:author="Habas Jan" w:date="2021-02-07T17:31:00Z">
            <w:rPr>
              <w:rFonts w:ascii="Cambria" w:hAnsi="Cambria"/>
            </w:rPr>
          </w:rPrChange>
        </w:rPr>
        <w:t xml:space="preserve"> </w:t>
      </w:r>
      <w:r w:rsidRPr="00484468">
        <w:rPr>
          <w:rFonts w:ascii="Cambria" w:hAnsi="Cambria"/>
        </w:rPr>
        <w:fldChar w:fldCharType="begin"/>
      </w:r>
      <w:r w:rsidRPr="00484468">
        <w:rPr>
          <w:rFonts w:ascii="Cambria" w:hAnsi="Cambria"/>
          <w:rPrChange w:id="1479" w:author="Habas Jan" w:date="2021-02-07T17:31:00Z">
            <w:rPr>
              <w:rFonts w:ascii="Cambria" w:hAnsi="Cambria"/>
            </w:rPr>
          </w:rPrChange>
        </w:rPr>
        <w:instrText>SEQ Obrázek \* ARABIC</w:instrText>
      </w:r>
      <w:r w:rsidRPr="00484468">
        <w:rPr>
          <w:rFonts w:ascii="Cambria" w:hAnsi="Cambria"/>
          <w:rPrChange w:id="1480" w:author="Habas Jan" w:date="2021-02-07T17:31:00Z">
            <w:rPr>
              <w:rFonts w:ascii="Cambria" w:hAnsi="Cambria"/>
            </w:rPr>
          </w:rPrChange>
        </w:rPr>
        <w:fldChar w:fldCharType="separate"/>
      </w:r>
      <w:ins w:id="1481" w:author="Habas Jan" w:date="2021-02-07T18:03:00Z">
        <w:r w:rsidR="00870085">
          <w:rPr>
            <w:rFonts w:ascii="Cambria" w:hAnsi="Cambria"/>
            <w:noProof/>
          </w:rPr>
          <w:t>4</w:t>
        </w:r>
      </w:ins>
      <w:del w:id="1482" w:author="Habas Jan" w:date="2021-02-07T18:03:00Z">
        <w:r w:rsidR="008F5A31" w:rsidRPr="00484468" w:rsidDel="00870085">
          <w:rPr>
            <w:rFonts w:ascii="Cambria" w:hAnsi="Cambria"/>
            <w:noProof/>
            <w:rPrChange w:id="1483" w:author="Habas Jan" w:date="2021-02-07T17:31:00Z">
              <w:rPr>
                <w:rFonts w:ascii="Cambria" w:hAnsi="Cambria"/>
                <w:noProof/>
              </w:rPr>
            </w:rPrChange>
          </w:rPr>
          <w:delText>4</w:delText>
        </w:r>
      </w:del>
      <w:r w:rsidRPr="00484468">
        <w:rPr>
          <w:rFonts w:ascii="Cambria" w:hAnsi="Cambria"/>
          <w:rPrChange w:id="1484" w:author="Habas Jan" w:date="2021-02-07T17:31:00Z">
            <w:rPr>
              <w:rFonts w:ascii="Cambria" w:hAnsi="Cambria"/>
            </w:rPr>
          </w:rPrChange>
        </w:rPr>
        <w:fldChar w:fldCharType="end"/>
      </w:r>
      <w:r w:rsidRPr="00484468">
        <w:rPr>
          <w:rFonts w:ascii="Cambria" w:hAnsi="Cambria"/>
        </w:rPr>
        <w:t xml:space="preserve"> </w:t>
      </w:r>
      <w:proofErr w:type="spellStart"/>
      <w:r w:rsidRPr="00484468">
        <w:rPr>
          <w:rFonts w:ascii="Cambria" w:hAnsi="Cambria"/>
        </w:rPr>
        <w:t>Rozlišení</w:t>
      </w:r>
      <w:proofErr w:type="spellEnd"/>
      <w:r w:rsidRPr="00484468">
        <w:rPr>
          <w:rFonts w:ascii="Cambria" w:hAnsi="Cambria"/>
        </w:rPr>
        <w:t xml:space="preserve"> </w:t>
      </w:r>
      <w:proofErr w:type="spellStart"/>
      <w:r w:rsidRPr="00484468">
        <w:rPr>
          <w:rFonts w:ascii="Cambria" w:hAnsi="Cambria"/>
        </w:rPr>
        <w:t>samotných</w:t>
      </w:r>
      <w:proofErr w:type="spellEnd"/>
      <w:r w:rsidRPr="00484468">
        <w:rPr>
          <w:rFonts w:ascii="Cambria" w:hAnsi="Cambria"/>
        </w:rPr>
        <w:t xml:space="preserve"> </w:t>
      </w:r>
      <w:proofErr w:type="spellStart"/>
      <w:r w:rsidRPr="00484468">
        <w:rPr>
          <w:rFonts w:ascii="Cambria" w:hAnsi="Cambria"/>
        </w:rPr>
        <w:t>týmů</w:t>
      </w:r>
      <w:proofErr w:type="spellEnd"/>
      <w:ins w:id="1485" w:author="Habas Jan" w:date="2021-02-06T17:32:00Z">
        <w:r w:rsidR="002E1575" w:rsidRPr="00484468">
          <w:rPr>
            <w:rFonts w:ascii="Cambria" w:hAnsi="Cambria"/>
            <w:rPrChange w:id="1486" w:author="Habas Jan" w:date="2021-02-07T17:31:00Z">
              <w:rPr>
                <w:rFonts w:ascii="Cambria" w:hAnsi="Cambria"/>
              </w:rPr>
            </w:rPrChange>
          </w:rPr>
          <w:t xml:space="preserve"> </w:t>
        </w:r>
        <w:proofErr w:type="spellStart"/>
        <w:r w:rsidR="002E1575" w:rsidRPr="00484468">
          <w:rPr>
            <w:rFonts w:ascii="Cambria" w:hAnsi="Cambria"/>
            <w:rPrChange w:id="1487" w:author="Habas Jan" w:date="2021-02-07T17:31:00Z">
              <w:rPr>
                <w:rFonts w:ascii="Cambria" w:hAnsi="Cambria"/>
              </w:rPr>
            </w:rPrChange>
          </w:rPr>
          <w:t>před</w:t>
        </w:r>
        <w:proofErr w:type="spellEnd"/>
        <w:r w:rsidR="002E1575" w:rsidRPr="00484468">
          <w:rPr>
            <w:rFonts w:ascii="Cambria" w:hAnsi="Cambria"/>
            <w:rPrChange w:id="1488" w:author="Habas Jan" w:date="2021-02-07T17:31:00Z">
              <w:rPr>
                <w:rFonts w:ascii="Cambria" w:hAnsi="Cambria"/>
              </w:rPr>
            </w:rPrChange>
          </w:rPr>
          <w:t xml:space="preserve"> </w:t>
        </w:r>
        <w:proofErr w:type="spellStart"/>
        <w:r w:rsidR="002E1575" w:rsidRPr="00484468">
          <w:rPr>
            <w:rFonts w:ascii="Cambria" w:hAnsi="Cambria"/>
            <w:rPrChange w:id="1489" w:author="Habas Jan" w:date="2021-02-07T17:31:00Z">
              <w:rPr>
                <w:rFonts w:ascii="Cambria" w:hAnsi="Cambria"/>
              </w:rPr>
            </w:rPrChange>
          </w:rPr>
          <w:t>zavedením</w:t>
        </w:r>
        <w:proofErr w:type="spellEnd"/>
        <w:r w:rsidR="002E1575" w:rsidRPr="00484468">
          <w:rPr>
            <w:rFonts w:ascii="Cambria" w:hAnsi="Cambria"/>
            <w:rPrChange w:id="1490" w:author="Habas Jan" w:date="2021-02-07T17:31:00Z">
              <w:rPr>
                <w:rFonts w:ascii="Cambria" w:hAnsi="Cambria"/>
              </w:rPr>
            </w:rPrChange>
          </w:rPr>
          <w:t xml:space="preserve"> </w:t>
        </w:r>
        <w:proofErr w:type="spellStart"/>
        <w:r w:rsidR="002E1575" w:rsidRPr="00484468">
          <w:rPr>
            <w:rFonts w:ascii="Cambria" w:hAnsi="Cambria"/>
            <w:rPrChange w:id="1491" w:author="Habas Jan" w:date="2021-02-07T17:31:00Z">
              <w:rPr>
                <w:rFonts w:ascii="Cambria" w:hAnsi="Cambria"/>
              </w:rPr>
            </w:rPrChange>
          </w:rPr>
          <w:t>jmen</w:t>
        </w:r>
      </w:ins>
      <w:proofErr w:type="spellEnd"/>
    </w:p>
    <w:p w14:paraId="562F7A6A" w14:textId="77777777" w:rsidR="00637AC7" w:rsidRPr="00484468" w:rsidRDefault="00637AC7">
      <w:pPr>
        <w:rPr>
          <w:rFonts w:ascii="Cambria" w:hAnsi="Cambria"/>
          <w:szCs w:val="24"/>
          <w:lang w:val="cs-CZ"/>
          <w:rPrChange w:id="1492" w:author="Habas Jan" w:date="2021-02-07T17:31:00Z">
            <w:rPr>
              <w:rFonts w:ascii="Cambria" w:hAnsi="Cambria"/>
              <w:szCs w:val="24"/>
              <w:lang w:val="cs-CZ"/>
            </w:rPr>
          </w:rPrChange>
        </w:rPr>
      </w:pPr>
    </w:p>
    <w:p w14:paraId="562F7A6B" w14:textId="77777777" w:rsidR="00637AC7" w:rsidRPr="00484468" w:rsidRDefault="00FB4CD8">
      <w:pPr>
        <w:pStyle w:val="Nadpis2"/>
        <w:rPr>
          <w:rFonts w:ascii="Cambria" w:hAnsi="Cambria"/>
          <w:lang w:val="cs-CZ"/>
          <w:rPrChange w:id="1493" w:author="Habas Jan" w:date="2021-02-07T17:31:00Z">
            <w:rPr>
              <w:rFonts w:ascii="Cambria" w:hAnsi="Cambria"/>
              <w:lang w:val="cs-CZ"/>
            </w:rPr>
          </w:rPrChange>
        </w:rPr>
      </w:pPr>
      <w:bookmarkStart w:id="1494" w:name="_Toc63611582"/>
      <w:r w:rsidRPr="00484468">
        <w:rPr>
          <w:rFonts w:ascii="Cambria" w:hAnsi="Cambria"/>
          <w:lang w:val="cs-CZ"/>
          <w:rPrChange w:id="1495" w:author="Habas Jan" w:date="2021-02-07T17:31:00Z">
            <w:rPr>
              <w:rFonts w:ascii="Cambria" w:hAnsi="Cambria"/>
              <w:lang w:val="cs-CZ"/>
            </w:rPr>
          </w:rPrChange>
        </w:rPr>
        <w:t>5.5 Voda</w:t>
      </w:r>
      <w:bookmarkEnd w:id="1494"/>
    </w:p>
    <w:p w14:paraId="662F4099" w14:textId="77777777" w:rsidR="00755D8F" w:rsidRPr="00484468" w:rsidRDefault="00FB4CD8">
      <w:pPr>
        <w:rPr>
          <w:ins w:id="1496" w:author="Habas Jan" w:date="2021-02-06T17:40:00Z"/>
          <w:rFonts w:ascii="Cambria" w:hAnsi="Cambria"/>
          <w:szCs w:val="24"/>
          <w:lang w:val="cs-CZ"/>
          <w:rPrChange w:id="1497" w:author="Habas Jan" w:date="2021-02-07T17:31:00Z">
            <w:rPr>
              <w:ins w:id="1498" w:author="Habas Jan" w:date="2021-02-06T17:40:00Z"/>
              <w:rFonts w:ascii="Cambria" w:hAnsi="Cambria"/>
              <w:szCs w:val="24"/>
              <w:lang w:val="cs-CZ"/>
            </w:rPr>
          </w:rPrChange>
        </w:rPr>
      </w:pPr>
      <w:r w:rsidRPr="00484468">
        <w:rPr>
          <w:rFonts w:ascii="Cambria" w:hAnsi="Cambria"/>
          <w:szCs w:val="24"/>
          <w:lang w:val="cs-CZ"/>
          <w:rPrChange w:id="1499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Voda je velice jednoduchá, ale i tak velice praktická</w:t>
      </w:r>
      <w:ins w:id="1500" w:author="Habas Jan" w:date="2021-02-06T17:37:00Z">
        <w:r w:rsidR="00D51B90" w:rsidRPr="00484468">
          <w:rPr>
            <w:rFonts w:ascii="Cambria" w:hAnsi="Cambria"/>
            <w:szCs w:val="24"/>
            <w:lang w:val="cs-CZ"/>
            <w:rPrChange w:id="1501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v </w:t>
        </w:r>
        <w:proofErr w:type="gramStart"/>
        <w:r w:rsidR="00D51B90" w:rsidRPr="00484468">
          <w:rPr>
            <w:rFonts w:ascii="Cambria" w:hAnsi="Cambria"/>
            <w:szCs w:val="24"/>
            <w:lang w:val="cs-CZ"/>
            <w:rPrChange w:id="1502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tom</w:t>
        </w:r>
        <w:proofErr w:type="gramEnd"/>
        <w:r w:rsidR="00D51B90" w:rsidRPr="00484468">
          <w:rPr>
            <w:rFonts w:ascii="Cambria" w:hAnsi="Cambria"/>
            <w:szCs w:val="24"/>
            <w:lang w:val="cs-CZ"/>
            <w:rPrChange w:id="1503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</w:t>
        </w:r>
      </w:ins>
      <w:ins w:id="1504" w:author="Habas Jan" w:date="2021-02-06T17:38:00Z">
        <w:r w:rsidR="00956853" w:rsidRPr="00484468">
          <w:rPr>
            <w:rFonts w:ascii="Cambria" w:hAnsi="Cambria"/>
            <w:szCs w:val="24"/>
            <w:lang w:val="cs-CZ"/>
            <w:rPrChange w:id="1505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jak </w:t>
        </w:r>
      </w:ins>
      <w:ins w:id="1506" w:author="Habas Jan" w:date="2021-02-06T17:37:00Z">
        <w:r w:rsidR="00D51B90" w:rsidRPr="00484468">
          <w:rPr>
            <w:rFonts w:ascii="Cambria" w:hAnsi="Cambria"/>
            <w:szCs w:val="24"/>
            <w:lang w:val="cs-CZ"/>
            <w:rPrChange w:id="1507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do samotné hry</w:t>
        </w:r>
      </w:ins>
      <w:ins w:id="1508" w:author="Habas Jan" w:date="2021-02-06T17:38:00Z">
        <w:r w:rsidR="00956853" w:rsidRPr="00484468">
          <w:rPr>
            <w:rFonts w:ascii="Cambria" w:hAnsi="Cambria"/>
            <w:szCs w:val="24"/>
            <w:lang w:val="cs-CZ"/>
            <w:rPrChange w:id="1509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přidává element </w:t>
        </w:r>
        <w:r w:rsidR="00795E40" w:rsidRPr="00484468">
          <w:rPr>
            <w:rFonts w:ascii="Cambria" w:hAnsi="Cambria"/>
            <w:szCs w:val="24"/>
            <w:lang w:val="cs-CZ"/>
            <w:rPrChange w:id="1510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tlaku, který je na hráče kladen</w:t>
        </w:r>
      </w:ins>
      <w:r w:rsidRPr="00484468">
        <w:rPr>
          <w:rFonts w:ascii="Cambria" w:hAnsi="Cambria"/>
          <w:szCs w:val="24"/>
          <w:lang w:val="cs-CZ"/>
          <w:rPrChange w:id="1511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. </w:t>
      </w:r>
    </w:p>
    <w:p w14:paraId="723C7024" w14:textId="77777777" w:rsidR="00755D8F" w:rsidRPr="00484468" w:rsidRDefault="00FB4CD8">
      <w:pPr>
        <w:rPr>
          <w:ins w:id="1512" w:author="Habas Jan" w:date="2021-02-06T17:40:00Z"/>
          <w:rFonts w:ascii="Cambria" w:hAnsi="Cambria"/>
          <w:szCs w:val="24"/>
          <w:lang w:val="cs-CZ"/>
          <w:rPrChange w:id="1513" w:author="Habas Jan" w:date="2021-02-07T17:31:00Z">
            <w:rPr>
              <w:ins w:id="1514" w:author="Habas Jan" w:date="2021-02-06T17:40:00Z"/>
              <w:rFonts w:ascii="Cambria" w:hAnsi="Cambria"/>
              <w:szCs w:val="24"/>
              <w:lang w:val="cs-CZ"/>
            </w:rPr>
          </w:rPrChange>
        </w:rPr>
      </w:pPr>
      <w:r w:rsidRPr="00484468">
        <w:rPr>
          <w:rFonts w:ascii="Cambria" w:hAnsi="Cambria"/>
          <w:szCs w:val="24"/>
          <w:lang w:val="cs-CZ"/>
          <w:rPrChange w:id="1515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Voda funguje na principu časovače. Na začátku hry začne </w:t>
      </w:r>
      <w:proofErr w:type="spellStart"/>
      <w:r w:rsidRPr="00484468">
        <w:rPr>
          <w:rFonts w:ascii="Cambria" w:hAnsi="Cambria"/>
          <w:szCs w:val="24"/>
          <w:lang w:val="cs-CZ"/>
          <w:rPrChange w:id="1516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timeout</w:t>
      </w:r>
      <w:proofErr w:type="spellEnd"/>
      <w:r w:rsidRPr="00484468">
        <w:rPr>
          <w:rFonts w:ascii="Cambria" w:hAnsi="Cambria"/>
          <w:szCs w:val="24"/>
          <w:lang w:val="cs-CZ"/>
          <w:rPrChange w:id="1517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funkce, která odpočítá počátek záplavy. Po uplynutí časového odpočtu začne pomalu téct, takže každý x sekund se voda zvedne o x pixelů. </w:t>
      </w:r>
      <w:ins w:id="1518" w:author="Habas Jan" w:date="2021-02-06T17:39:00Z">
        <w:r w:rsidR="00167E1F" w:rsidRPr="00484468">
          <w:rPr>
            <w:rFonts w:ascii="Cambria" w:hAnsi="Cambria"/>
            <w:szCs w:val="24"/>
            <w:lang w:val="cs-CZ"/>
            <w:rPrChange w:id="1519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Toto zvednutí jde nahoru postupně nikoliv tak že se hra v jeden moment zvedne o x pixelů, ale </w:t>
        </w:r>
        <w:r w:rsidR="00201F5F" w:rsidRPr="00484468">
          <w:rPr>
            <w:rFonts w:ascii="Cambria" w:hAnsi="Cambria"/>
            <w:szCs w:val="24"/>
            <w:lang w:val="cs-CZ"/>
            <w:rPrChange w:id="1520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za určitý časový úsek se voda zvedne o x pixelů.</w:t>
        </w:r>
        <w:r w:rsidR="002F3353" w:rsidRPr="00484468">
          <w:rPr>
            <w:rFonts w:ascii="Cambria" w:hAnsi="Cambria"/>
            <w:szCs w:val="24"/>
            <w:lang w:val="cs-CZ"/>
            <w:rPrChange w:id="1521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</w:t>
        </w:r>
      </w:ins>
      <w:r w:rsidRPr="00484468">
        <w:rPr>
          <w:rFonts w:ascii="Cambria" w:hAnsi="Cambria"/>
          <w:szCs w:val="24"/>
          <w:lang w:val="cs-CZ"/>
          <w:rPrChange w:id="1522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Pokud se voda dotkne </w:t>
      </w:r>
      <w:proofErr w:type="spellStart"/>
      <w:r w:rsidRPr="00484468">
        <w:rPr>
          <w:rFonts w:ascii="Cambria" w:hAnsi="Cambria"/>
          <w:szCs w:val="24"/>
          <w:lang w:val="cs-CZ"/>
          <w:rPrChange w:id="1523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worma</w:t>
      </w:r>
      <w:proofErr w:type="spellEnd"/>
      <w:r w:rsidRPr="00484468">
        <w:rPr>
          <w:rFonts w:ascii="Cambria" w:hAnsi="Cambria"/>
          <w:szCs w:val="24"/>
          <w:lang w:val="cs-CZ"/>
          <w:rPrChange w:id="1524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zemře. </w:t>
      </w:r>
    </w:p>
    <w:p w14:paraId="562F7A6C" w14:textId="50B9C00C" w:rsidR="00637AC7" w:rsidRPr="00484468" w:rsidRDefault="00FB4CD8">
      <w:pPr>
        <w:rPr>
          <w:rFonts w:ascii="Cambria" w:hAnsi="Cambria"/>
          <w:szCs w:val="24"/>
          <w:lang w:val="cs-CZ"/>
          <w:rPrChange w:id="1525" w:author="Habas Jan" w:date="2021-02-07T17:31:00Z">
            <w:rPr>
              <w:rFonts w:ascii="Cambria" w:hAnsi="Cambria"/>
              <w:szCs w:val="24"/>
              <w:lang w:val="cs-CZ"/>
            </w:rPr>
          </w:rPrChange>
        </w:rPr>
      </w:pPr>
      <w:r w:rsidRPr="00484468">
        <w:rPr>
          <w:rFonts w:ascii="Cambria" w:hAnsi="Cambria"/>
          <w:szCs w:val="24"/>
          <w:lang w:val="cs-CZ"/>
          <w:rPrChange w:id="1526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lastRenderedPageBreak/>
        <w:t xml:space="preserve">Vykreslení funguje na principu toho, že začnu vyobrazovat texturu vody, která se postupně posouvá nahoru. V Matter.js voda není nijak </w:t>
      </w:r>
      <w:del w:id="1527" w:author="Habas Jan" w:date="2021-02-06T17:40:00Z">
        <w:r w:rsidRPr="00484468" w:rsidDel="00755D8F">
          <w:rPr>
            <w:rFonts w:ascii="Cambria" w:hAnsi="Cambria"/>
            <w:szCs w:val="24"/>
            <w:lang w:val="cs-CZ"/>
            <w:rPrChange w:id="1528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>uvedena</w:delText>
        </w:r>
      </w:del>
      <w:ins w:id="1529" w:author="Habas Jan" w:date="2021-02-06T17:40:00Z">
        <w:r w:rsidR="00755D8F" w:rsidRPr="00484468">
          <w:rPr>
            <w:rFonts w:ascii="Cambria" w:hAnsi="Cambria"/>
            <w:szCs w:val="24"/>
            <w:lang w:val="cs-CZ"/>
            <w:rPrChange w:id="1530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zavedená</w:t>
        </w:r>
      </w:ins>
      <w:r w:rsidRPr="00484468">
        <w:rPr>
          <w:rFonts w:ascii="Cambria" w:hAnsi="Cambria"/>
          <w:szCs w:val="24"/>
          <w:lang w:val="cs-CZ"/>
          <w:rPrChange w:id="1531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, funguje pouze jako textura v P5.js. A o to, aby správně fungovala se stará program pomocí výpočtu, které jsem manuálně napsal.</w:t>
      </w:r>
    </w:p>
    <w:p w14:paraId="562F7A6D" w14:textId="77777777" w:rsidR="00637AC7" w:rsidRPr="00484468" w:rsidRDefault="00FB4CD8">
      <w:pPr>
        <w:keepNext/>
        <w:rPr>
          <w:rFonts w:ascii="Cambria" w:hAnsi="Cambria"/>
        </w:rPr>
      </w:pPr>
      <w:r w:rsidRPr="00484468">
        <w:rPr>
          <w:rFonts w:ascii="Cambria" w:hAnsi="Cambria"/>
          <w:noProof/>
          <w:rPrChange w:id="1532" w:author="Habas Jan" w:date="2021-02-07T17:31:00Z">
            <w:rPr>
              <w:noProof/>
            </w:rPr>
          </w:rPrChange>
        </w:rPr>
        <w:drawing>
          <wp:inline distT="0" distB="0" distL="0" distR="0" wp14:anchorId="562F7A7A" wp14:editId="562F7A7B">
            <wp:extent cx="5760720" cy="2642235"/>
            <wp:effectExtent l="0" t="0" r="0" b="0"/>
            <wp:docPr id="5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ázek 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7A6E" w14:textId="3C3B4F75" w:rsidR="00637AC7" w:rsidRPr="00484468" w:rsidRDefault="00FB4CD8">
      <w:pPr>
        <w:pStyle w:val="Titulek"/>
        <w:rPr>
          <w:rFonts w:ascii="Cambria" w:hAnsi="Cambria"/>
          <w:szCs w:val="24"/>
          <w:lang w:val="cs-CZ"/>
          <w:rPrChange w:id="1533" w:author="Habas Jan" w:date="2021-02-07T17:31:00Z">
            <w:rPr>
              <w:rFonts w:ascii="Cambria" w:hAnsi="Cambria"/>
              <w:szCs w:val="24"/>
              <w:lang w:val="cs-CZ"/>
            </w:rPr>
          </w:rPrChange>
        </w:rPr>
      </w:pPr>
      <w:proofErr w:type="spellStart"/>
      <w:r w:rsidRPr="00484468">
        <w:rPr>
          <w:rFonts w:ascii="Cambria" w:hAnsi="Cambria"/>
          <w:rPrChange w:id="1534" w:author="Habas Jan" w:date="2021-02-07T17:31:00Z">
            <w:rPr>
              <w:rFonts w:ascii="Cambria" w:hAnsi="Cambria"/>
            </w:rPr>
          </w:rPrChange>
        </w:rPr>
        <w:t>Obrázek</w:t>
      </w:r>
      <w:proofErr w:type="spellEnd"/>
      <w:r w:rsidRPr="00484468">
        <w:rPr>
          <w:rFonts w:ascii="Cambria" w:hAnsi="Cambria"/>
          <w:rPrChange w:id="1535" w:author="Habas Jan" w:date="2021-02-07T17:31:00Z">
            <w:rPr>
              <w:rFonts w:ascii="Cambria" w:hAnsi="Cambria"/>
            </w:rPr>
          </w:rPrChange>
        </w:rPr>
        <w:t xml:space="preserve"> </w:t>
      </w:r>
      <w:r w:rsidRPr="00484468">
        <w:rPr>
          <w:rFonts w:ascii="Cambria" w:hAnsi="Cambria"/>
        </w:rPr>
        <w:fldChar w:fldCharType="begin"/>
      </w:r>
      <w:r w:rsidRPr="00484468">
        <w:rPr>
          <w:rFonts w:ascii="Cambria" w:hAnsi="Cambria"/>
          <w:rPrChange w:id="1536" w:author="Habas Jan" w:date="2021-02-07T17:31:00Z">
            <w:rPr>
              <w:rFonts w:ascii="Cambria" w:hAnsi="Cambria"/>
            </w:rPr>
          </w:rPrChange>
        </w:rPr>
        <w:instrText>SEQ Obrázek \* ARABIC</w:instrText>
      </w:r>
      <w:r w:rsidRPr="00484468">
        <w:rPr>
          <w:rFonts w:ascii="Cambria" w:hAnsi="Cambria"/>
          <w:rPrChange w:id="1537" w:author="Habas Jan" w:date="2021-02-07T17:31:00Z">
            <w:rPr>
              <w:rFonts w:ascii="Cambria" w:hAnsi="Cambria"/>
            </w:rPr>
          </w:rPrChange>
        </w:rPr>
        <w:fldChar w:fldCharType="separate"/>
      </w:r>
      <w:ins w:id="1538" w:author="Habas Jan" w:date="2021-02-07T18:03:00Z">
        <w:r w:rsidR="00870085">
          <w:rPr>
            <w:rFonts w:ascii="Cambria" w:hAnsi="Cambria"/>
            <w:noProof/>
          </w:rPr>
          <w:t>5</w:t>
        </w:r>
      </w:ins>
      <w:del w:id="1539" w:author="Habas Jan" w:date="2021-02-07T18:03:00Z">
        <w:r w:rsidR="008F5A31" w:rsidRPr="00484468" w:rsidDel="00870085">
          <w:rPr>
            <w:rFonts w:ascii="Cambria" w:hAnsi="Cambria"/>
            <w:noProof/>
            <w:rPrChange w:id="1540" w:author="Habas Jan" w:date="2021-02-07T17:31:00Z">
              <w:rPr>
                <w:rFonts w:ascii="Cambria" w:hAnsi="Cambria"/>
                <w:noProof/>
              </w:rPr>
            </w:rPrChange>
          </w:rPr>
          <w:delText>5</w:delText>
        </w:r>
      </w:del>
      <w:r w:rsidRPr="00484468">
        <w:rPr>
          <w:rFonts w:ascii="Cambria" w:hAnsi="Cambria"/>
          <w:rPrChange w:id="1541" w:author="Habas Jan" w:date="2021-02-07T17:31:00Z">
            <w:rPr>
              <w:rFonts w:ascii="Cambria" w:hAnsi="Cambria"/>
            </w:rPr>
          </w:rPrChange>
        </w:rPr>
        <w:fldChar w:fldCharType="end"/>
      </w:r>
      <w:ins w:id="1542" w:author="Habas Jan" w:date="2021-02-06T17:40:00Z">
        <w:r w:rsidR="0024380E" w:rsidRPr="00484468">
          <w:rPr>
            <w:rFonts w:ascii="Cambria" w:hAnsi="Cambria"/>
          </w:rPr>
          <w:t xml:space="preserve"> </w:t>
        </w:r>
      </w:ins>
      <w:proofErr w:type="spellStart"/>
      <w:r w:rsidRPr="00484468">
        <w:rPr>
          <w:rFonts w:ascii="Cambria" w:hAnsi="Cambria"/>
          <w:rPrChange w:id="1543" w:author="Habas Jan" w:date="2021-02-07T17:31:00Z">
            <w:rPr>
              <w:rFonts w:ascii="Cambria" w:hAnsi="Cambria"/>
            </w:rPr>
          </w:rPrChange>
        </w:rPr>
        <w:t>Voda</w:t>
      </w:r>
      <w:proofErr w:type="spellEnd"/>
      <w:r w:rsidRPr="00484468">
        <w:rPr>
          <w:rFonts w:ascii="Cambria" w:hAnsi="Cambria"/>
          <w:rPrChange w:id="1544" w:author="Habas Jan" w:date="2021-02-07T17:31:00Z">
            <w:rPr>
              <w:rFonts w:ascii="Cambria" w:hAnsi="Cambria"/>
            </w:rPr>
          </w:rPrChange>
        </w:rPr>
        <w:t xml:space="preserve"> v </w:t>
      </w:r>
      <w:proofErr w:type="spellStart"/>
      <w:r w:rsidRPr="00484468">
        <w:rPr>
          <w:rFonts w:ascii="Cambria" w:hAnsi="Cambria"/>
          <w:rPrChange w:id="1545" w:author="Habas Jan" w:date="2021-02-07T17:31:00Z">
            <w:rPr>
              <w:rFonts w:ascii="Cambria" w:hAnsi="Cambria"/>
            </w:rPr>
          </w:rPrChange>
        </w:rPr>
        <w:t>praxi</w:t>
      </w:r>
      <w:proofErr w:type="spellEnd"/>
    </w:p>
    <w:p w14:paraId="562F7A6F" w14:textId="77777777" w:rsidR="00637AC7" w:rsidRPr="00484468" w:rsidRDefault="00FB4CD8">
      <w:pPr>
        <w:pStyle w:val="Nadpis2"/>
        <w:rPr>
          <w:rFonts w:ascii="Cambria" w:hAnsi="Cambria"/>
          <w:lang w:val="cs-CZ"/>
          <w:rPrChange w:id="1546" w:author="Habas Jan" w:date="2021-02-07T17:31:00Z">
            <w:rPr>
              <w:rFonts w:ascii="Cambria" w:hAnsi="Cambria"/>
              <w:lang w:val="cs-CZ"/>
            </w:rPr>
          </w:rPrChange>
        </w:rPr>
      </w:pPr>
      <w:bookmarkStart w:id="1547" w:name="_Toc63611583"/>
      <w:r w:rsidRPr="00484468">
        <w:rPr>
          <w:rFonts w:ascii="Cambria" w:hAnsi="Cambria"/>
          <w:lang w:val="cs-CZ"/>
          <w:rPrChange w:id="1548" w:author="Habas Jan" w:date="2021-02-07T17:31:00Z">
            <w:rPr>
              <w:rFonts w:ascii="Cambria" w:hAnsi="Cambria"/>
              <w:lang w:val="cs-CZ"/>
            </w:rPr>
          </w:rPrChange>
        </w:rPr>
        <w:t>5.6 Zbraně</w:t>
      </w:r>
      <w:bookmarkEnd w:id="1547"/>
    </w:p>
    <w:p w14:paraId="45B86BA1" w14:textId="77777777" w:rsidR="00A923B5" w:rsidRPr="00484468" w:rsidRDefault="00FB4CD8">
      <w:pPr>
        <w:rPr>
          <w:ins w:id="1549" w:author="Habas Jan" w:date="2021-02-06T17:42:00Z"/>
          <w:rFonts w:ascii="Cambria" w:hAnsi="Cambria"/>
          <w:szCs w:val="24"/>
          <w:lang w:val="cs-CZ"/>
          <w:rPrChange w:id="1550" w:author="Habas Jan" w:date="2021-02-07T17:31:00Z">
            <w:rPr>
              <w:ins w:id="1551" w:author="Habas Jan" w:date="2021-02-06T17:42:00Z"/>
              <w:rFonts w:ascii="Cambria" w:hAnsi="Cambria"/>
              <w:szCs w:val="24"/>
              <w:lang w:val="cs-CZ"/>
            </w:rPr>
          </w:rPrChange>
        </w:rPr>
      </w:pPr>
      <w:r w:rsidRPr="00484468">
        <w:rPr>
          <w:rFonts w:ascii="Cambria" w:hAnsi="Cambria"/>
          <w:szCs w:val="24"/>
          <w:lang w:val="cs-CZ"/>
          <w:rPrChange w:id="1552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Jako zbraně ve hře slouží granáty. Jsou zde dva. Jeden</w:t>
      </w:r>
      <w:ins w:id="1553" w:author="Habas Jan" w:date="2021-02-06T17:42:00Z">
        <w:r w:rsidR="00DF7A5F" w:rsidRPr="00484468">
          <w:rPr>
            <w:rFonts w:ascii="Cambria" w:hAnsi="Cambria"/>
            <w:szCs w:val="24"/>
            <w:lang w:val="cs-CZ"/>
            <w:rPrChange w:id="1554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je</w:t>
        </w:r>
      </w:ins>
      <w:r w:rsidRPr="00484468">
        <w:rPr>
          <w:rFonts w:ascii="Cambria" w:hAnsi="Cambria"/>
          <w:szCs w:val="24"/>
          <w:lang w:val="cs-CZ"/>
          <w:rPrChange w:id="1555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časovaný granát, který vybuchne za dva a půl sekundy po vyhození a druhý </w:t>
      </w:r>
      <w:del w:id="1556" w:author="Habas Jan" w:date="2021-02-06T17:42:00Z">
        <w:r w:rsidRPr="00484468" w:rsidDel="007007F6">
          <w:rPr>
            <w:rFonts w:ascii="Cambria" w:hAnsi="Cambria"/>
            <w:szCs w:val="24"/>
            <w:lang w:val="cs-CZ"/>
            <w:rPrChange w:id="1557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 xml:space="preserve"> </w:delText>
        </w:r>
      </w:del>
      <w:r w:rsidRPr="00484468">
        <w:rPr>
          <w:rFonts w:ascii="Cambria" w:hAnsi="Cambria"/>
          <w:szCs w:val="24"/>
          <w:lang w:val="cs-CZ"/>
          <w:rPrChange w:id="1558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granát, který vybuchne u prvního kontaktu s objektem. </w:t>
      </w:r>
    </w:p>
    <w:p w14:paraId="2E52731A" w14:textId="77777777" w:rsidR="00DD1FAB" w:rsidRPr="00484468" w:rsidRDefault="00FB4CD8">
      <w:pPr>
        <w:rPr>
          <w:ins w:id="1559" w:author="Habas Jan" w:date="2021-02-06T17:46:00Z"/>
          <w:rFonts w:ascii="Cambria" w:hAnsi="Cambria"/>
          <w:szCs w:val="24"/>
          <w:lang w:val="cs-CZ"/>
          <w:rPrChange w:id="1560" w:author="Habas Jan" w:date="2021-02-07T17:31:00Z">
            <w:rPr>
              <w:ins w:id="1561" w:author="Habas Jan" w:date="2021-02-06T17:46:00Z"/>
              <w:rFonts w:ascii="Cambria" w:hAnsi="Cambria"/>
              <w:szCs w:val="24"/>
              <w:lang w:val="cs-CZ"/>
            </w:rPr>
          </w:rPrChange>
        </w:rPr>
      </w:pPr>
      <w:r w:rsidRPr="00484468">
        <w:rPr>
          <w:rFonts w:ascii="Cambria" w:hAnsi="Cambria"/>
          <w:szCs w:val="24"/>
          <w:lang w:val="cs-CZ"/>
          <w:rPrChange w:id="1562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Granát v Matter.js je použit jako</w:t>
      </w:r>
      <w:ins w:id="1563" w:author="Habas Jan" w:date="2021-02-06T17:43:00Z">
        <w:r w:rsidR="00201782" w:rsidRPr="00484468">
          <w:rPr>
            <w:rFonts w:ascii="Cambria" w:hAnsi="Cambria"/>
            <w:szCs w:val="24"/>
            <w:lang w:val="cs-CZ"/>
            <w:rPrChange w:id="1564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objekt</w:t>
        </w:r>
      </w:ins>
      <w:r w:rsidRPr="00484468">
        <w:rPr>
          <w:rFonts w:ascii="Cambria" w:hAnsi="Cambria"/>
          <w:szCs w:val="24"/>
          <w:lang w:val="cs-CZ"/>
          <w:rPrChange w:id="1565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kruh</w:t>
      </w:r>
      <w:ins w:id="1566" w:author="Habas Jan" w:date="2021-02-06T17:43:00Z">
        <w:r w:rsidR="007B2D02" w:rsidRPr="00484468">
          <w:rPr>
            <w:rFonts w:ascii="Cambria" w:hAnsi="Cambria"/>
            <w:szCs w:val="24"/>
            <w:lang w:val="cs-CZ"/>
            <w:rPrChange w:id="1567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u</w:t>
        </w:r>
      </w:ins>
      <w:r w:rsidRPr="00484468">
        <w:rPr>
          <w:rFonts w:ascii="Cambria" w:hAnsi="Cambria"/>
          <w:szCs w:val="24"/>
          <w:lang w:val="cs-CZ"/>
          <w:rPrChange w:id="1568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, ale dokud není granát vržen, tak se do světa Matter.js nevytvoří a funguje tak pouze jako textura</w:t>
      </w:r>
      <w:ins w:id="1569" w:author="Habas Jan" w:date="2021-02-06T17:43:00Z">
        <w:r w:rsidR="003C2A04" w:rsidRPr="00484468">
          <w:rPr>
            <w:rFonts w:ascii="Cambria" w:hAnsi="Cambria"/>
            <w:szCs w:val="24"/>
            <w:lang w:val="cs-CZ"/>
            <w:rPrChange w:id="1570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, která v samotném světě není a nevztahuje se na něj tudíž zatím žádná fyzika</w:t>
        </w:r>
      </w:ins>
      <w:r w:rsidRPr="00484468">
        <w:rPr>
          <w:rFonts w:ascii="Cambria" w:hAnsi="Cambria"/>
          <w:szCs w:val="24"/>
          <w:lang w:val="cs-CZ"/>
          <w:rPrChange w:id="1571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. Těleso se v Matter.js vytvořilo až při zapnutí bojového postavení </w:t>
      </w:r>
      <w:proofErr w:type="spellStart"/>
      <w:r w:rsidRPr="00484468">
        <w:rPr>
          <w:rFonts w:ascii="Cambria" w:hAnsi="Cambria"/>
          <w:szCs w:val="24"/>
          <w:lang w:val="cs-CZ"/>
          <w:rPrChange w:id="1572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worma</w:t>
      </w:r>
      <w:proofErr w:type="spellEnd"/>
      <w:r w:rsidRPr="00484468">
        <w:rPr>
          <w:rFonts w:ascii="Cambria" w:hAnsi="Cambria"/>
          <w:szCs w:val="24"/>
          <w:lang w:val="cs-CZ"/>
          <w:rPrChange w:id="1573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. Granát poté pomocí třídy </w:t>
      </w:r>
      <w:proofErr w:type="spellStart"/>
      <w:r w:rsidRPr="00484468">
        <w:rPr>
          <w:rFonts w:ascii="Cambria" w:hAnsi="Cambria"/>
          <w:szCs w:val="24"/>
          <w:lang w:val="cs-CZ"/>
          <w:rPrChange w:id="1574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Slingshot</w:t>
      </w:r>
      <w:proofErr w:type="spellEnd"/>
      <w:r w:rsidRPr="00484468">
        <w:rPr>
          <w:rFonts w:ascii="Cambria" w:hAnsi="Cambria"/>
          <w:szCs w:val="24"/>
          <w:lang w:val="cs-CZ"/>
          <w:rPrChange w:id="1575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připevním nad </w:t>
      </w:r>
      <w:proofErr w:type="spellStart"/>
      <w:r w:rsidRPr="00484468">
        <w:rPr>
          <w:rFonts w:ascii="Cambria" w:hAnsi="Cambria"/>
          <w:szCs w:val="24"/>
          <w:lang w:val="cs-CZ"/>
          <w:rPrChange w:id="1576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worma</w:t>
      </w:r>
      <w:proofErr w:type="spellEnd"/>
      <w:r w:rsidRPr="00484468">
        <w:rPr>
          <w:rFonts w:ascii="Cambria" w:hAnsi="Cambria"/>
          <w:szCs w:val="24"/>
          <w:lang w:val="cs-CZ"/>
          <w:rPrChange w:id="1577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a nastavím, aby byl </w:t>
      </w:r>
      <w:proofErr w:type="spellStart"/>
      <w:r w:rsidRPr="00484468">
        <w:rPr>
          <w:rFonts w:ascii="Cambria" w:hAnsi="Cambria"/>
          <w:szCs w:val="24"/>
          <w:lang w:val="cs-CZ"/>
          <w:rPrChange w:id="1578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worm</w:t>
      </w:r>
      <w:proofErr w:type="spellEnd"/>
      <w:r w:rsidRPr="00484468">
        <w:rPr>
          <w:rFonts w:ascii="Cambria" w:hAnsi="Cambria"/>
          <w:szCs w:val="24"/>
          <w:lang w:val="cs-CZ"/>
          <w:rPrChange w:id="1579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statický. Granát</w:t>
      </w:r>
      <w:ins w:id="1580" w:author="Habas Jan" w:date="2021-02-06T17:44:00Z">
        <w:r w:rsidR="00471444" w:rsidRPr="00484468">
          <w:rPr>
            <w:rFonts w:ascii="Cambria" w:hAnsi="Cambria"/>
            <w:szCs w:val="24"/>
            <w:lang w:val="cs-CZ"/>
            <w:rPrChange w:id="1581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je v kombinaci a za pomocí praku</w:t>
        </w:r>
      </w:ins>
      <w:del w:id="1582" w:author="Habas Jan" w:date="2021-02-06T17:44:00Z">
        <w:r w:rsidRPr="00484468" w:rsidDel="00FA1816">
          <w:rPr>
            <w:rFonts w:ascii="Cambria" w:hAnsi="Cambria"/>
            <w:szCs w:val="24"/>
            <w:lang w:val="cs-CZ"/>
            <w:rPrChange w:id="1583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 xml:space="preserve"> pomocí natažení je</w:delText>
        </w:r>
      </w:del>
      <w:r w:rsidRPr="00484468">
        <w:rPr>
          <w:rFonts w:ascii="Cambria" w:hAnsi="Cambria"/>
          <w:szCs w:val="24"/>
          <w:lang w:val="cs-CZ"/>
          <w:rPrChange w:id="1584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vystřelen. </w:t>
      </w:r>
    </w:p>
    <w:p w14:paraId="48002D7D" w14:textId="77777777" w:rsidR="00EF7613" w:rsidRPr="00484468" w:rsidRDefault="00FB4CD8">
      <w:pPr>
        <w:rPr>
          <w:ins w:id="1585" w:author="Habas Jan" w:date="2021-02-06T17:48:00Z"/>
          <w:rFonts w:ascii="Cambria" w:hAnsi="Cambria"/>
          <w:szCs w:val="24"/>
          <w:lang w:val="cs-CZ"/>
          <w:rPrChange w:id="1586" w:author="Habas Jan" w:date="2021-02-07T17:31:00Z">
            <w:rPr>
              <w:ins w:id="1587" w:author="Habas Jan" w:date="2021-02-06T17:48:00Z"/>
              <w:rFonts w:ascii="Cambria" w:hAnsi="Cambria"/>
              <w:szCs w:val="24"/>
              <w:lang w:val="cs-CZ"/>
            </w:rPr>
          </w:rPrChange>
        </w:rPr>
      </w:pPr>
      <w:r w:rsidRPr="00484468">
        <w:rPr>
          <w:rFonts w:ascii="Cambria" w:hAnsi="Cambria"/>
          <w:szCs w:val="24"/>
          <w:lang w:val="cs-CZ"/>
          <w:rPrChange w:id="1588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Po </w:t>
      </w:r>
      <w:ins w:id="1589" w:author="Habas Jan" w:date="2021-02-06T17:46:00Z">
        <w:r w:rsidR="0015623C" w:rsidRPr="00484468">
          <w:rPr>
            <w:rFonts w:ascii="Cambria" w:hAnsi="Cambria"/>
            <w:szCs w:val="24"/>
            <w:lang w:val="cs-CZ"/>
            <w:rPrChange w:id="1590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dopadu u granátu se odliší reakce podle je</w:t>
        </w:r>
      </w:ins>
      <w:ins w:id="1591" w:author="Habas Jan" w:date="2021-02-06T17:47:00Z">
        <w:r w:rsidR="0015623C" w:rsidRPr="00484468">
          <w:rPr>
            <w:rFonts w:ascii="Cambria" w:hAnsi="Cambria"/>
            <w:szCs w:val="24"/>
            <w:lang w:val="cs-CZ"/>
            <w:rPrChange w:id="1592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ho typu. Pokud se jedná o klasický granát tak po uplynutí </w:t>
        </w:r>
        <w:r w:rsidR="00F80715" w:rsidRPr="00484468">
          <w:rPr>
            <w:rFonts w:ascii="Cambria" w:hAnsi="Cambria"/>
            <w:szCs w:val="24"/>
            <w:lang w:val="cs-CZ"/>
            <w:rPrChange w:id="1593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daného času granát vybuchne. Když se jedná o druhý granát tak vybuchne při kontaktu s jakýmkoliv objektem.</w:t>
        </w:r>
      </w:ins>
      <w:ins w:id="1594" w:author="Habas Jan" w:date="2021-02-06T17:48:00Z">
        <w:r w:rsidR="00E562B8" w:rsidRPr="00484468">
          <w:rPr>
            <w:rFonts w:ascii="Cambria" w:hAnsi="Cambria"/>
            <w:szCs w:val="24"/>
            <w:lang w:val="cs-CZ"/>
            <w:rPrChange w:id="1595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</w:t>
        </w:r>
      </w:ins>
    </w:p>
    <w:p w14:paraId="1C0B2A61" w14:textId="77777777" w:rsidR="009B64AB" w:rsidRPr="00484468" w:rsidRDefault="00FB4CD8">
      <w:pPr>
        <w:rPr>
          <w:ins w:id="1596" w:author="Habas Jan" w:date="2021-02-06T17:51:00Z"/>
          <w:rFonts w:ascii="Cambria" w:hAnsi="Cambria"/>
          <w:szCs w:val="24"/>
          <w:lang w:val="cs-CZ"/>
          <w:rPrChange w:id="1597" w:author="Habas Jan" w:date="2021-02-07T17:31:00Z">
            <w:rPr>
              <w:ins w:id="1598" w:author="Habas Jan" w:date="2021-02-06T17:51:00Z"/>
              <w:rFonts w:ascii="Cambria" w:hAnsi="Cambria"/>
              <w:szCs w:val="24"/>
              <w:lang w:val="cs-CZ"/>
            </w:rPr>
          </w:rPrChange>
        </w:rPr>
      </w:pPr>
      <w:del w:id="1599" w:author="Habas Jan" w:date="2021-02-06T17:46:00Z">
        <w:r w:rsidRPr="00484468" w:rsidDel="0015623C">
          <w:rPr>
            <w:rFonts w:ascii="Cambria" w:hAnsi="Cambria"/>
            <w:szCs w:val="24"/>
            <w:lang w:val="cs-CZ"/>
            <w:rPrChange w:id="1600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>dopadu</w:delText>
        </w:r>
      </w:del>
      <w:del w:id="1601" w:author="Habas Jan" w:date="2021-02-06T17:45:00Z">
        <w:r w:rsidRPr="00484468" w:rsidDel="006321F8">
          <w:rPr>
            <w:rFonts w:ascii="Cambria" w:hAnsi="Cambria"/>
            <w:szCs w:val="24"/>
            <w:lang w:val="cs-CZ"/>
            <w:rPrChange w:id="1602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 xml:space="preserve"> na místo,</w:delText>
        </w:r>
      </w:del>
      <w:del w:id="1603" w:author="Habas Jan" w:date="2021-02-06T17:46:00Z">
        <w:r w:rsidRPr="00484468" w:rsidDel="0015623C">
          <w:rPr>
            <w:rFonts w:ascii="Cambria" w:hAnsi="Cambria"/>
            <w:szCs w:val="24"/>
            <w:lang w:val="cs-CZ"/>
            <w:rPrChange w:id="1604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 xml:space="preserve"> buď granát vybouchne při kontaktu</w:delText>
        </w:r>
      </w:del>
      <w:del w:id="1605" w:author="Habas Jan" w:date="2021-02-06T17:45:00Z">
        <w:r w:rsidRPr="00484468" w:rsidDel="00905E54">
          <w:rPr>
            <w:rFonts w:ascii="Cambria" w:hAnsi="Cambria"/>
            <w:szCs w:val="24"/>
            <w:lang w:val="cs-CZ"/>
            <w:rPrChange w:id="1606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>, nebo po uplynutí časovače</w:delText>
        </w:r>
      </w:del>
      <w:del w:id="1607" w:author="Habas Jan" w:date="2021-02-06T17:46:00Z">
        <w:r w:rsidRPr="00484468" w:rsidDel="0015623C">
          <w:rPr>
            <w:rFonts w:ascii="Cambria" w:hAnsi="Cambria"/>
            <w:szCs w:val="24"/>
            <w:lang w:val="cs-CZ"/>
            <w:rPrChange w:id="1608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 xml:space="preserve">. </w:delText>
        </w:r>
      </w:del>
      <w:r w:rsidRPr="00484468">
        <w:rPr>
          <w:rFonts w:ascii="Cambria" w:eastAsia="Calibri" w:hAnsi="Cambria"/>
          <w:szCs w:val="24"/>
          <w:lang w:val="cs-CZ"/>
          <w:rPrChange w:id="1609" w:author="Habas Jan" w:date="2021-02-07T17:31:00Z">
            <w:rPr>
              <w:rFonts w:ascii="Cambria" w:eastAsia="Calibri" w:hAnsi="Cambria"/>
              <w:szCs w:val="24"/>
              <w:lang w:val="cs-CZ"/>
            </w:rPr>
          </w:rPrChange>
        </w:rPr>
        <w:t>Dále</w:t>
      </w:r>
      <w:del w:id="1610" w:author="Habas Jan" w:date="2021-02-06T17:46:00Z">
        <w:r w:rsidRPr="00484468" w:rsidDel="00D94389">
          <w:rPr>
            <w:rFonts w:ascii="Cambria" w:eastAsia="Calibri" w:hAnsi="Cambria"/>
            <w:szCs w:val="24"/>
            <w:lang w:val="cs-CZ"/>
            <w:rPrChange w:id="1611" w:author="Habas Jan" w:date="2021-02-07T17:31:00Z">
              <w:rPr>
                <w:rFonts w:ascii="Cambria" w:eastAsia="Calibri" w:hAnsi="Cambria"/>
                <w:szCs w:val="24"/>
                <w:lang w:val="cs-CZ"/>
              </w:rPr>
            </w:rPrChange>
          </w:rPr>
          <w:delText xml:space="preserve"> </w:delText>
        </w:r>
      </w:del>
      <w:r w:rsidRPr="00484468">
        <w:rPr>
          <w:rFonts w:ascii="Cambria" w:eastAsia="Calibri" w:hAnsi="Cambria"/>
          <w:szCs w:val="24"/>
          <w:lang w:val="cs-CZ"/>
          <w:rPrChange w:id="1612" w:author="Habas Jan" w:date="2021-02-07T17:31:00Z">
            <w:rPr>
              <w:rFonts w:ascii="Cambria" w:eastAsia="Calibri" w:hAnsi="Cambria"/>
              <w:szCs w:val="24"/>
              <w:lang w:val="cs-CZ"/>
            </w:rPr>
          </w:rPrChange>
        </w:rPr>
        <w:t xml:space="preserve"> se</w:t>
      </w:r>
      <w:r w:rsidRPr="00484468">
        <w:rPr>
          <w:rFonts w:ascii="Cambria" w:hAnsi="Cambria"/>
          <w:szCs w:val="24"/>
          <w:lang w:val="cs-CZ"/>
          <w:rPrChange w:id="1613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</w:t>
      </w:r>
      <w:del w:id="1614" w:author="Habas Jan" w:date="2021-02-06T17:48:00Z">
        <w:r w:rsidRPr="00484468" w:rsidDel="00EF7613">
          <w:rPr>
            <w:rFonts w:ascii="Cambria" w:hAnsi="Cambria"/>
            <w:szCs w:val="24"/>
            <w:lang w:val="cs-CZ"/>
            <w:rPrChange w:id="1615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 xml:space="preserve">nachází </w:delText>
        </w:r>
      </w:del>
      <w:ins w:id="1616" w:author="Habas Jan" w:date="2021-02-06T17:48:00Z">
        <w:r w:rsidR="00EF7613" w:rsidRPr="00484468">
          <w:rPr>
            <w:rFonts w:ascii="Cambria" w:hAnsi="Cambria"/>
            <w:szCs w:val="24"/>
            <w:lang w:val="cs-CZ"/>
            <w:rPrChange w:id="1617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odstartuje </w:t>
        </w:r>
      </w:ins>
      <w:r w:rsidRPr="00484468">
        <w:rPr>
          <w:rFonts w:ascii="Cambria" w:hAnsi="Cambria"/>
          <w:szCs w:val="24"/>
          <w:lang w:val="cs-CZ"/>
          <w:rPrChange w:id="1618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série výpočtů. Nejdříve zkontroluji, jestli se v okolí výbuchu granátu nenachází </w:t>
      </w:r>
      <w:proofErr w:type="spellStart"/>
      <w:r w:rsidRPr="00484468">
        <w:rPr>
          <w:rFonts w:ascii="Cambria" w:hAnsi="Cambria"/>
          <w:szCs w:val="24"/>
          <w:lang w:val="cs-CZ"/>
          <w:rPrChange w:id="1619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worm</w:t>
      </w:r>
      <w:proofErr w:type="spellEnd"/>
      <w:r w:rsidRPr="00484468">
        <w:rPr>
          <w:rFonts w:ascii="Cambria" w:hAnsi="Cambria"/>
          <w:szCs w:val="24"/>
          <w:lang w:val="cs-CZ"/>
          <w:rPrChange w:id="1620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. Pokud se zde nachází, tak pomocí souřadnic středu výbuchu se podívám, jak daleko od centra výbuchu se nachází </w:t>
      </w:r>
      <w:proofErr w:type="spellStart"/>
      <w:r w:rsidRPr="00484468">
        <w:rPr>
          <w:rFonts w:ascii="Cambria" w:hAnsi="Cambria"/>
          <w:szCs w:val="24"/>
          <w:lang w:val="cs-CZ"/>
          <w:rPrChange w:id="1621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worm</w:t>
      </w:r>
      <w:proofErr w:type="spellEnd"/>
      <w:r w:rsidRPr="00484468">
        <w:rPr>
          <w:rFonts w:ascii="Cambria" w:hAnsi="Cambria"/>
          <w:szCs w:val="24"/>
          <w:lang w:val="cs-CZ"/>
          <w:rPrChange w:id="1622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. Podle toho </w:t>
      </w:r>
      <w:r w:rsidRPr="00484468">
        <w:rPr>
          <w:rFonts w:ascii="Cambria" w:eastAsia="Calibri" w:hAnsi="Cambria"/>
          <w:szCs w:val="24"/>
          <w:lang w:val="cs-CZ"/>
          <w:rPrChange w:id="1623" w:author="Habas Jan" w:date="2021-02-07T17:31:00Z">
            <w:rPr>
              <w:rFonts w:ascii="Cambria" w:eastAsia="Calibri" w:hAnsi="Cambria"/>
              <w:szCs w:val="24"/>
              <w:lang w:val="cs-CZ"/>
            </w:rPr>
          </w:rPrChange>
        </w:rPr>
        <w:t>následně</w:t>
      </w:r>
      <w:r w:rsidRPr="00484468">
        <w:rPr>
          <w:rFonts w:ascii="Cambria" w:hAnsi="Cambria"/>
          <w:szCs w:val="24"/>
          <w:lang w:val="cs-CZ"/>
          <w:rPrChange w:id="1624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získám informaci, jakou silou </w:t>
      </w:r>
      <w:del w:id="1625" w:author="Habas Jan" w:date="2021-02-06T17:48:00Z">
        <w:r w:rsidRPr="00484468" w:rsidDel="00EA0780">
          <w:rPr>
            <w:rFonts w:ascii="Cambria" w:hAnsi="Cambria"/>
            <w:szCs w:val="24"/>
            <w:lang w:val="cs-CZ"/>
            <w:rPrChange w:id="1626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 xml:space="preserve">budu </w:delText>
        </w:r>
      </w:del>
      <w:ins w:id="1627" w:author="Habas Jan" w:date="2021-02-06T17:51:00Z">
        <w:r w:rsidR="007D01DC" w:rsidRPr="00484468">
          <w:rPr>
            <w:rFonts w:ascii="Cambria" w:hAnsi="Cambria"/>
            <w:szCs w:val="24"/>
            <w:lang w:val="cs-CZ"/>
            <w:rPrChange w:id="1628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bude</w:t>
        </w:r>
      </w:ins>
      <w:ins w:id="1629" w:author="Habas Jan" w:date="2021-02-06T17:50:00Z">
        <w:r w:rsidR="00B0071D" w:rsidRPr="00484468">
          <w:rPr>
            <w:rFonts w:ascii="Cambria" w:hAnsi="Cambria"/>
            <w:szCs w:val="24"/>
            <w:lang w:val="cs-CZ"/>
            <w:rPrChange w:id="1630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 xml:space="preserve"> </w:t>
        </w:r>
      </w:ins>
      <w:del w:id="1631" w:author="Habas Jan" w:date="2021-02-06T17:48:00Z">
        <w:r w:rsidRPr="00484468" w:rsidDel="00EA0780">
          <w:rPr>
            <w:rFonts w:ascii="Cambria" w:hAnsi="Cambria"/>
            <w:szCs w:val="24"/>
            <w:lang w:val="cs-CZ"/>
            <w:rPrChange w:id="1632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 xml:space="preserve">chtít </w:delText>
        </w:r>
      </w:del>
      <w:proofErr w:type="spellStart"/>
      <w:r w:rsidRPr="00484468">
        <w:rPr>
          <w:rFonts w:ascii="Cambria" w:hAnsi="Cambria"/>
          <w:szCs w:val="24"/>
          <w:lang w:val="cs-CZ"/>
          <w:rPrChange w:id="1633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worm</w:t>
      </w:r>
      <w:proofErr w:type="spellEnd"/>
      <w:del w:id="1634" w:author="Habas Jan" w:date="2021-02-06T17:48:00Z">
        <w:r w:rsidRPr="00484468" w:rsidDel="00EA0780">
          <w:rPr>
            <w:rFonts w:ascii="Cambria" w:hAnsi="Cambria"/>
            <w:szCs w:val="24"/>
            <w:lang w:val="cs-CZ"/>
            <w:rPrChange w:id="1635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>a</w:delText>
        </w:r>
      </w:del>
      <w:r w:rsidRPr="00484468">
        <w:rPr>
          <w:rFonts w:ascii="Cambria" w:hAnsi="Cambria"/>
          <w:szCs w:val="24"/>
          <w:lang w:val="cs-CZ"/>
          <w:rPrChange w:id="1636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zas</w:t>
      </w:r>
      <w:ins w:id="1637" w:author="Habas Jan" w:date="2021-02-06T17:51:00Z">
        <w:r w:rsidR="007D01DC" w:rsidRPr="00484468">
          <w:rPr>
            <w:rFonts w:ascii="Cambria" w:hAnsi="Cambria"/>
            <w:szCs w:val="24"/>
            <w:lang w:val="cs-CZ"/>
            <w:rPrChange w:id="1638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t>ažen</w:t>
        </w:r>
      </w:ins>
      <w:del w:id="1639" w:author="Habas Jan" w:date="2021-02-06T17:51:00Z">
        <w:r w:rsidRPr="00484468" w:rsidDel="007D01DC">
          <w:rPr>
            <w:rFonts w:ascii="Cambria" w:hAnsi="Cambria"/>
            <w:szCs w:val="24"/>
            <w:lang w:val="cs-CZ"/>
            <w:rPrChange w:id="1640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>áhnout</w:delText>
        </w:r>
      </w:del>
      <w:r w:rsidRPr="00484468">
        <w:rPr>
          <w:rFonts w:ascii="Cambria" w:hAnsi="Cambria"/>
          <w:szCs w:val="24"/>
          <w:lang w:val="cs-CZ"/>
          <w:rPrChange w:id="1641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. Čím je </w:t>
      </w:r>
      <w:proofErr w:type="spellStart"/>
      <w:r w:rsidRPr="00484468">
        <w:rPr>
          <w:rFonts w:ascii="Cambria" w:hAnsi="Cambria"/>
          <w:szCs w:val="24"/>
          <w:lang w:val="cs-CZ"/>
          <w:rPrChange w:id="1642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worm</w:t>
      </w:r>
      <w:proofErr w:type="spellEnd"/>
      <w:r w:rsidRPr="00484468">
        <w:rPr>
          <w:rFonts w:ascii="Cambria" w:hAnsi="Cambria"/>
          <w:szCs w:val="24"/>
          <w:lang w:val="cs-CZ"/>
          <w:rPrChange w:id="1643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blíže ke středu, tím dál odletí a tím více životů ztratí. </w:t>
      </w:r>
    </w:p>
    <w:p w14:paraId="56C86209" w14:textId="5ACDD4CC" w:rsidR="008F5A31" w:rsidRPr="00484468" w:rsidRDefault="00FB4CD8">
      <w:pPr>
        <w:rPr>
          <w:ins w:id="1644" w:author="Habas Jan" w:date="2021-02-07T17:23:00Z"/>
          <w:rFonts w:ascii="Cambria" w:hAnsi="Cambria"/>
          <w:szCs w:val="24"/>
          <w:lang w:val="cs-CZ"/>
          <w:rPrChange w:id="1645" w:author="Habas Jan" w:date="2021-02-07T17:31:00Z">
            <w:rPr>
              <w:ins w:id="1646" w:author="Habas Jan" w:date="2021-02-07T17:23:00Z"/>
              <w:rFonts w:ascii="Cambria" w:hAnsi="Cambria"/>
              <w:szCs w:val="24"/>
              <w:lang w:val="cs-CZ"/>
            </w:rPr>
          </w:rPrChange>
        </w:rPr>
      </w:pPr>
      <w:r w:rsidRPr="00484468">
        <w:rPr>
          <w:rFonts w:ascii="Cambria" w:hAnsi="Cambria"/>
          <w:szCs w:val="24"/>
          <w:lang w:val="cs-CZ"/>
          <w:rPrChange w:id="1647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lastRenderedPageBreak/>
        <w:t xml:space="preserve">Po výbuchu se granát ze světa vymaže, aby zbytečně nezabíral paměť. Při tomto vymazání se také vytvoří proměnná </w:t>
      </w:r>
      <w:proofErr w:type="spellStart"/>
      <w:r w:rsidRPr="00484468">
        <w:rPr>
          <w:rFonts w:ascii="Cambria" w:hAnsi="Cambria"/>
          <w:szCs w:val="24"/>
          <w:lang w:val="cs-CZ"/>
          <w:rPrChange w:id="1648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exploded</w:t>
      </w:r>
      <w:proofErr w:type="spellEnd"/>
      <w:r w:rsidRPr="00484468">
        <w:rPr>
          <w:rFonts w:ascii="Cambria" w:hAnsi="Cambria"/>
          <w:szCs w:val="24"/>
          <w:lang w:val="cs-CZ"/>
          <w:rPrChange w:id="1649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. Díky tomu se ve finále ve funkci show místo obrázku granátu ukáže textura pro výbuch. Po změně </w:t>
      </w:r>
      <w:proofErr w:type="spellStart"/>
      <w:r w:rsidRPr="00484468">
        <w:rPr>
          <w:rFonts w:ascii="Cambria" w:hAnsi="Cambria"/>
          <w:szCs w:val="24"/>
          <w:lang w:val="cs-CZ"/>
          <w:rPrChange w:id="1650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exploded</w:t>
      </w:r>
      <w:proofErr w:type="spellEnd"/>
      <w:r w:rsidRPr="00484468">
        <w:rPr>
          <w:rFonts w:ascii="Cambria" w:hAnsi="Cambria"/>
          <w:szCs w:val="24"/>
          <w:lang w:val="cs-CZ"/>
          <w:rPrChange w:id="1651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na </w:t>
      </w:r>
      <w:proofErr w:type="spellStart"/>
      <w:r w:rsidRPr="00484468">
        <w:rPr>
          <w:rFonts w:ascii="Cambria" w:hAnsi="Cambria"/>
          <w:szCs w:val="24"/>
          <w:lang w:val="cs-CZ"/>
          <w:rPrChange w:id="1652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true</w:t>
      </w:r>
      <w:proofErr w:type="spellEnd"/>
      <w:r w:rsidRPr="00484468">
        <w:rPr>
          <w:rFonts w:ascii="Cambria" w:hAnsi="Cambria"/>
          <w:szCs w:val="24"/>
          <w:lang w:val="cs-CZ"/>
          <w:rPrChange w:id="1653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se nastaví </w:t>
      </w:r>
      <w:proofErr w:type="spellStart"/>
      <w:r w:rsidRPr="00484468">
        <w:rPr>
          <w:rFonts w:ascii="Cambria" w:hAnsi="Cambria"/>
          <w:szCs w:val="24"/>
          <w:lang w:val="cs-CZ"/>
          <w:rPrChange w:id="1654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setTimeout</w:t>
      </w:r>
      <w:proofErr w:type="spellEnd"/>
      <w:r w:rsidRPr="00484468">
        <w:rPr>
          <w:rFonts w:ascii="Cambria" w:hAnsi="Cambria"/>
          <w:szCs w:val="24"/>
          <w:lang w:val="cs-CZ"/>
          <w:rPrChange w:id="1655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funkce, která </w:t>
      </w:r>
      <w:del w:id="1656" w:author="Habas Jan" w:date="2021-02-06T17:52:00Z">
        <w:r w:rsidRPr="00484468" w:rsidDel="00E06A4B">
          <w:rPr>
            <w:rFonts w:ascii="Cambria" w:hAnsi="Cambria"/>
            <w:szCs w:val="24"/>
            <w:lang w:val="cs-CZ"/>
            <w:rPrChange w:id="1657" w:author="Habas Jan" w:date="2021-02-07T17:31:00Z">
              <w:rPr>
                <w:rFonts w:ascii="Cambria" w:hAnsi="Cambria"/>
                <w:szCs w:val="24"/>
                <w:lang w:val="cs-CZ"/>
              </w:rPr>
            </w:rPrChange>
          </w:rPr>
          <w:delText xml:space="preserve">mi </w:delText>
        </w:r>
      </w:del>
      <w:r w:rsidRPr="00484468">
        <w:rPr>
          <w:rFonts w:ascii="Cambria" w:hAnsi="Cambria"/>
          <w:szCs w:val="24"/>
          <w:lang w:val="cs-CZ"/>
          <w:rPrChange w:id="1658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po půl sekundě nastaví tuto proměnnou na </w:t>
      </w:r>
      <w:proofErr w:type="spellStart"/>
      <w:r w:rsidRPr="00484468">
        <w:rPr>
          <w:rFonts w:ascii="Cambria" w:hAnsi="Cambria"/>
          <w:szCs w:val="24"/>
          <w:lang w:val="cs-CZ"/>
          <w:rPrChange w:id="1659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false</w:t>
      </w:r>
      <w:proofErr w:type="spellEnd"/>
      <w:r w:rsidRPr="00484468">
        <w:rPr>
          <w:rFonts w:ascii="Cambria" w:hAnsi="Cambria"/>
          <w:szCs w:val="24"/>
          <w:lang w:val="cs-CZ"/>
          <w:rPrChange w:id="1660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. V hlavním souboru </w:t>
      </w:r>
      <w:proofErr w:type="spellStart"/>
      <w:r w:rsidRPr="00484468">
        <w:rPr>
          <w:rFonts w:ascii="Cambria" w:hAnsi="Cambria"/>
          <w:szCs w:val="24"/>
          <w:lang w:val="cs-CZ"/>
          <w:rPrChange w:id="1661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mainJs</w:t>
      </w:r>
      <w:proofErr w:type="spellEnd"/>
      <w:r w:rsidRPr="00484468">
        <w:rPr>
          <w:rFonts w:ascii="Cambria" w:hAnsi="Cambria"/>
          <w:szCs w:val="24"/>
          <w:lang w:val="cs-CZ"/>
          <w:rPrChange w:id="1662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ve funkci </w:t>
      </w:r>
      <w:proofErr w:type="spellStart"/>
      <w:r w:rsidRPr="00484468">
        <w:rPr>
          <w:rFonts w:ascii="Cambria" w:hAnsi="Cambria"/>
          <w:szCs w:val="24"/>
          <w:lang w:val="cs-CZ"/>
          <w:rPrChange w:id="1663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draw</w:t>
      </w:r>
      <w:proofErr w:type="spellEnd"/>
      <w:r w:rsidRPr="00484468">
        <w:rPr>
          <w:rFonts w:ascii="Cambria" w:hAnsi="Cambria"/>
          <w:szCs w:val="24"/>
          <w:lang w:val="cs-CZ"/>
          <w:rPrChange w:id="1664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, pak hodnotím, zda je proměnná </w:t>
      </w:r>
      <w:proofErr w:type="spellStart"/>
      <w:r w:rsidRPr="00484468">
        <w:rPr>
          <w:rFonts w:ascii="Cambria" w:hAnsi="Cambria"/>
          <w:szCs w:val="24"/>
          <w:lang w:val="cs-CZ"/>
          <w:rPrChange w:id="1665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true</w:t>
      </w:r>
      <w:proofErr w:type="spellEnd"/>
      <w:r w:rsidRPr="00484468">
        <w:rPr>
          <w:rFonts w:ascii="Cambria" w:hAnsi="Cambria"/>
          <w:szCs w:val="24"/>
          <w:lang w:val="cs-CZ"/>
          <w:rPrChange w:id="1666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</w:t>
      </w:r>
      <w:proofErr w:type="gramStart"/>
      <w:r w:rsidRPr="00484468">
        <w:rPr>
          <w:rFonts w:ascii="Cambria" w:hAnsi="Cambria"/>
          <w:szCs w:val="24"/>
          <w:lang w:val="cs-CZ"/>
          <w:rPrChange w:id="1667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a nebo</w:t>
      </w:r>
      <w:proofErr w:type="gramEnd"/>
      <w:r w:rsidRPr="00484468">
        <w:rPr>
          <w:rFonts w:ascii="Cambria" w:hAnsi="Cambria"/>
          <w:szCs w:val="24"/>
          <w:lang w:val="cs-CZ"/>
          <w:rPrChange w:id="1668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</w:t>
      </w:r>
      <w:proofErr w:type="spellStart"/>
      <w:r w:rsidRPr="00484468">
        <w:rPr>
          <w:rFonts w:ascii="Cambria" w:hAnsi="Cambria"/>
          <w:szCs w:val="24"/>
          <w:lang w:val="cs-CZ"/>
          <w:rPrChange w:id="1669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false</w:t>
      </w:r>
      <w:proofErr w:type="spellEnd"/>
      <w:r w:rsidRPr="00484468">
        <w:rPr>
          <w:rFonts w:ascii="Cambria" w:hAnsi="Cambria"/>
          <w:szCs w:val="24"/>
          <w:lang w:val="cs-CZ"/>
          <w:rPrChange w:id="1670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 xml:space="preserve"> a podle toho se buď zavolá funkce show nebo show </w:t>
      </w:r>
      <w:proofErr w:type="spellStart"/>
      <w:r w:rsidRPr="00484468">
        <w:rPr>
          <w:rFonts w:ascii="Cambria" w:hAnsi="Cambria"/>
          <w:szCs w:val="24"/>
          <w:lang w:val="cs-CZ"/>
          <w:rPrChange w:id="1671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explosion</w:t>
      </w:r>
      <w:proofErr w:type="spellEnd"/>
      <w:r w:rsidRPr="00484468">
        <w:rPr>
          <w:rFonts w:ascii="Cambria" w:hAnsi="Cambria"/>
          <w:szCs w:val="24"/>
          <w:lang w:val="cs-CZ"/>
          <w:rPrChange w:id="1672" w:author="Habas Jan" w:date="2021-02-07T17:31:00Z">
            <w:rPr>
              <w:rFonts w:ascii="Cambria" w:hAnsi="Cambria"/>
              <w:szCs w:val="24"/>
              <w:lang w:val="cs-CZ"/>
            </w:rPr>
          </w:rPrChange>
        </w:rPr>
        <w:t>.</w:t>
      </w:r>
    </w:p>
    <w:p w14:paraId="256984C8" w14:textId="5AED1EB8" w:rsidR="000E3BA9" w:rsidRPr="00484468" w:rsidRDefault="000E3BA9">
      <w:pPr>
        <w:rPr>
          <w:ins w:id="1673" w:author="Habas Jan" w:date="2021-02-07T17:23:00Z"/>
          <w:rFonts w:ascii="Cambria" w:hAnsi="Cambria"/>
          <w:szCs w:val="24"/>
          <w:lang w:val="cs-CZ"/>
        </w:rPr>
      </w:pPr>
      <w:ins w:id="1674" w:author="Habas Jan" w:date="2021-02-07T17:21:00Z">
        <w:r w:rsidRPr="00484468">
          <w:rPr>
            <w:rFonts w:ascii="Cambria" w:hAnsi="Cambria"/>
            <w:noProof/>
            <w:lang w:val="cs-CZ"/>
          </w:rPr>
          <w:drawing>
            <wp:anchor distT="0" distB="0" distL="114300" distR="114300" simplePos="0" relativeHeight="251659264" behindDoc="1" locked="0" layoutInCell="1" allowOverlap="1" wp14:anchorId="1D42AE36" wp14:editId="4813E40E">
              <wp:simplePos x="0" y="0"/>
              <wp:positionH relativeFrom="column">
                <wp:posOffset>3601720</wp:posOffset>
              </wp:positionH>
              <wp:positionV relativeFrom="paragraph">
                <wp:posOffset>2540</wp:posOffset>
              </wp:positionV>
              <wp:extent cx="1267460" cy="1503045"/>
              <wp:effectExtent l="0" t="0" r="8890" b="1905"/>
              <wp:wrapNone/>
              <wp:docPr id="10" name="Obrázek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"/>
                      <pic:cNvPicPr>
                        <a:picLocks noChangeAspect="1" noChangeArrowheads="1"/>
                      </pic:cNvPicPr>
                    </pic:nvPicPr>
                    <pic:blipFill>
                      <a:blip r:embed="rId16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67460" cy="1503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ins>
      <w:ins w:id="1675" w:author="Habas Jan" w:date="2021-02-07T17:20:00Z">
        <w:r w:rsidRPr="00484468">
          <w:rPr>
            <w:rFonts w:ascii="Cambria" w:hAnsi="Cambria"/>
            <w:noProof/>
            <w:szCs w:val="24"/>
            <w:lang w:val="cs-CZ"/>
            <w:rPrChange w:id="1676" w:author="Habas Jan" w:date="2021-02-07T17:31:00Z">
              <w:rPr>
                <w:rFonts w:ascii="Cambria" w:hAnsi="Cambria"/>
                <w:noProof/>
                <w:szCs w:val="24"/>
                <w:lang w:val="cs-CZ"/>
              </w:rPr>
            </w:rPrChange>
          </w:rPr>
          <w:drawing>
            <wp:anchor distT="0" distB="0" distL="114300" distR="114300" simplePos="0" relativeHeight="251658240" behindDoc="1" locked="0" layoutInCell="1" allowOverlap="1" wp14:anchorId="3CAF74F9" wp14:editId="4AFA4A9F">
              <wp:simplePos x="0" y="0"/>
              <wp:positionH relativeFrom="column">
                <wp:posOffset>671195</wp:posOffset>
              </wp:positionH>
              <wp:positionV relativeFrom="paragraph">
                <wp:posOffset>2540</wp:posOffset>
              </wp:positionV>
              <wp:extent cx="1259840" cy="1494155"/>
              <wp:effectExtent l="0" t="0" r="0" b="0"/>
              <wp:wrapNone/>
              <wp:docPr id="9" name="Obrázek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"/>
                      <pic:cNvPicPr>
                        <a:picLocks noChangeAspect="1" noChangeArrowheads="1"/>
                      </pic:cNvPicPr>
                    </pic:nvPicPr>
                    <pic:blipFill>
                      <a:blip r:embed="rId17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59840" cy="1494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</w:ins>
    </w:p>
    <w:p w14:paraId="1307D746" w14:textId="6D6E6AF3" w:rsidR="000E3BA9" w:rsidRPr="00484468" w:rsidRDefault="000E3BA9">
      <w:pPr>
        <w:rPr>
          <w:ins w:id="1677" w:author="Habas Jan" w:date="2021-02-07T17:23:00Z"/>
          <w:rFonts w:ascii="Cambria" w:hAnsi="Cambria"/>
          <w:szCs w:val="24"/>
          <w:lang w:val="cs-CZ"/>
          <w:rPrChange w:id="1678" w:author="Habas Jan" w:date="2021-02-07T17:31:00Z">
            <w:rPr>
              <w:ins w:id="1679" w:author="Habas Jan" w:date="2021-02-07T17:23:00Z"/>
              <w:rFonts w:ascii="Cambria" w:hAnsi="Cambria"/>
              <w:szCs w:val="24"/>
              <w:lang w:val="cs-CZ"/>
            </w:rPr>
          </w:rPrChange>
        </w:rPr>
      </w:pPr>
    </w:p>
    <w:p w14:paraId="09FD59AB" w14:textId="219B1C20" w:rsidR="000E3BA9" w:rsidRPr="00484468" w:rsidRDefault="000E3BA9">
      <w:pPr>
        <w:rPr>
          <w:ins w:id="1680" w:author="Habas Jan" w:date="2021-02-07T17:23:00Z"/>
          <w:rFonts w:ascii="Cambria" w:hAnsi="Cambria"/>
          <w:szCs w:val="24"/>
          <w:lang w:val="cs-CZ"/>
          <w:rPrChange w:id="1681" w:author="Habas Jan" w:date="2021-02-07T17:31:00Z">
            <w:rPr>
              <w:ins w:id="1682" w:author="Habas Jan" w:date="2021-02-07T17:23:00Z"/>
              <w:rFonts w:ascii="Cambria" w:hAnsi="Cambria"/>
              <w:szCs w:val="24"/>
              <w:lang w:val="cs-CZ"/>
            </w:rPr>
          </w:rPrChange>
        </w:rPr>
      </w:pPr>
    </w:p>
    <w:p w14:paraId="73DC11EA" w14:textId="533D6CAE" w:rsidR="000E3BA9" w:rsidRPr="00484468" w:rsidRDefault="000E3BA9">
      <w:pPr>
        <w:rPr>
          <w:ins w:id="1683" w:author="Habas Jan" w:date="2021-02-07T17:23:00Z"/>
          <w:rFonts w:ascii="Cambria" w:hAnsi="Cambria"/>
          <w:szCs w:val="24"/>
          <w:lang w:val="cs-CZ"/>
          <w:rPrChange w:id="1684" w:author="Habas Jan" w:date="2021-02-07T17:31:00Z">
            <w:rPr>
              <w:ins w:id="1685" w:author="Habas Jan" w:date="2021-02-07T17:23:00Z"/>
              <w:rFonts w:ascii="Cambria" w:hAnsi="Cambria"/>
              <w:szCs w:val="24"/>
              <w:lang w:val="cs-CZ"/>
            </w:rPr>
          </w:rPrChange>
        </w:rPr>
      </w:pPr>
    </w:p>
    <w:p w14:paraId="392BC032" w14:textId="6308995E" w:rsidR="000E3BA9" w:rsidRPr="00484468" w:rsidRDefault="000E3BA9">
      <w:pPr>
        <w:rPr>
          <w:ins w:id="1686" w:author="Habas Jan" w:date="2021-02-07T17:23:00Z"/>
          <w:rFonts w:ascii="Cambria" w:hAnsi="Cambria"/>
          <w:szCs w:val="24"/>
          <w:lang w:val="cs-CZ"/>
        </w:rPr>
      </w:pPr>
      <w:ins w:id="1687" w:author="Habas Jan" w:date="2021-02-07T17:22:00Z">
        <w:r w:rsidRPr="00484468">
          <w:rPr>
            <w:rFonts w:ascii="Cambria" w:hAnsi="Cambria"/>
            <w:noProof/>
            <w:rPrChange w:id="1688" w:author="Habas Jan" w:date="2021-02-07T17:31:00Z">
              <w:rPr>
                <w:noProof/>
              </w:rPr>
            </w:rPrChange>
          </w:rPr>
          <mc:AlternateContent>
            <mc:Choice Requires="wps">
              <w:drawing>
                <wp:anchor distT="0" distB="0" distL="114300" distR="114300" simplePos="0" relativeHeight="251663360" behindDoc="1" locked="0" layoutInCell="1" allowOverlap="1" wp14:anchorId="058C8529" wp14:editId="59DF6142">
                  <wp:simplePos x="0" y="0"/>
                  <wp:positionH relativeFrom="column">
                    <wp:posOffset>3519170</wp:posOffset>
                  </wp:positionH>
                  <wp:positionV relativeFrom="paragraph">
                    <wp:posOffset>181610</wp:posOffset>
                  </wp:positionV>
                  <wp:extent cx="1267460" cy="635"/>
                  <wp:effectExtent l="0" t="0" r="0" b="0"/>
                  <wp:wrapNone/>
                  <wp:docPr id="12" name="Textové pole 1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267460" cy="6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D3B3150" w14:textId="3075BE99" w:rsidR="008F5A31" w:rsidRPr="00251078" w:rsidRDefault="008F5A31" w:rsidP="008F5A31">
                              <w:pPr>
                                <w:pStyle w:val="Titulek"/>
                                <w:rPr>
                                  <w:rFonts w:ascii="Cambria" w:hAnsi="Cambria"/>
                                  <w:noProof/>
                                  <w:sz w:val="24"/>
                                </w:rPr>
                                <w:pPrChange w:id="1689" w:author="Habas Jan" w:date="2021-02-07T17:22:00Z">
                                  <w:pPr>
                                    <w:spacing w:after="0" w:line="240" w:lineRule="auto"/>
                                  </w:pPr>
                                </w:pPrChange>
                              </w:pPr>
                              <w:proofErr w:type="spellStart"/>
                              <w:ins w:id="1690" w:author="Habas Jan" w:date="2021-02-07T17:22:00Z">
                                <w:r>
                                  <w:t>Obrázek</w:t>
                                </w:r>
                                <w:proofErr w:type="spellEnd"/>
                                <w: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SEQ Obrázek \* ARABIC </w:instrText>
                                </w:r>
                              </w:ins>
                              <w:r>
                                <w:fldChar w:fldCharType="separate"/>
                              </w:r>
                              <w:ins w:id="1691" w:author="Habas Jan" w:date="2021-02-07T18:03:00Z">
                                <w:r w:rsidR="00870085">
                                  <w:rPr>
                                    <w:noProof/>
                                  </w:rPr>
                                  <w:t>6</w:t>
                                </w:r>
                              </w:ins>
                              <w:ins w:id="1692" w:author="Habas Jan" w:date="2021-02-07T17:22:00Z">
                                <w:r>
                                  <w:fldChar w:fldCharType="end"/>
                                </w:r>
                                <w:r>
                                  <w:t xml:space="preserve"> </w:t>
                                </w:r>
                                <w:proofErr w:type="spellStart"/>
                                <w:r>
                                  <w:t>Ukázka</w:t>
                                </w:r>
                                <w:proofErr w:type="spellEnd"/>
                                <w:r>
                                  <w:t xml:space="preserve"> </w:t>
                                </w:r>
                                <w:proofErr w:type="spellStart"/>
                                <w:r>
                                  <w:t>textury</w:t>
                                </w:r>
                                <w:proofErr w:type="spellEnd"/>
                                <w:r>
                                  <w:t xml:space="preserve"> </w:t>
                                </w:r>
                                <w:proofErr w:type="spellStart"/>
                                <w:r>
                                  <w:t>zbraně</w:t>
                                </w:r>
                                <w:proofErr w:type="spellEnd"/>
                                <w:r>
                                  <w:t xml:space="preserve"> </w:t>
                                </w:r>
                                <w:proofErr w:type="spellStart"/>
                                <w:r>
                                  <w:t>číslo</w:t>
                                </w:r>
                                <w:proofErr w:type="spellEnd"/>
                                <w:r>
                                  <w:t xml:space="preserve"> 2</w:t>
                                </w:r>
                              </w:ins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058C8529" id="_x0000_t202" coordsize="21600,21600" o:spt="202" path="m,l,21600r21600,l21600,xe">
                  <v:stroke joinstyle="miter"/>
                  <v:path gradientshapeok="t" o:connecttype="rect"/>
                </v:shapetype>
                <v:shape id="Textové pole 12" o:spid="_x0000_s1026" type="#_x0000_t202" style="position:absolute;left:0;text-align:left;margin-left:277.1pt;margin-top:14.3pt;width:99.8pt;height:.0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" stroked="f">
                  <v:textbox style="mso-fit-shape-to-text:t" inset="0,0,0,0">
                    <w:txbxContent>
                      <w:p w14:paraId="6D3B3150" w14:textId="3075BE99" w:rsidR="008F5A31" w:rsidRPr="00251078" w:rsidRDefault="008F5A31" w:rsidP="008F5A31">
                        <w:pPr>
                          <w:pStyle w:val="Titulek"/>
                          <w:rPr>
                            <w:rFonts w:ascii="Cambria" w:hAnsi="Cambria"/>
                            <w:noProof/>
                            <w:sz w:val="24"/>
                          </w:rPr>
                          <w:pPrChange w:id="1693" w:author="Habas Jan" w:date="2021-02-07T17:22:00Z">
                            <w:pPr>
                              <w:spacing w:after="0" w:line="240" w:lineRule="auto"/>
                            </w:pPr>
                          </w:pPrChange>
                        </w:pPr>
                        <w:proofErr w:type="spellStart"/>
                        <w:ins w:id="1694" w:author="Habas Jan" w:date="2021-02-07T17:22:00Z">
                          <w:r>
                            <w:t>Obrázek</w:t>
                          </w:r>
                          <w:proofErr w:type="spellEnd"/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SEQ Obrázek \* ARABIC </w:instrText>
                          </w:r>
                        </w:ins>
                        <w:r>
                          <w:fldChar w:fldCharType="separate"/>
                        </w:r>
                        <w:ins w:id="1695" w:author="Habas Jan" w:date="2021-02-07T18:03:00Z">
                          <w:r w:rsidR="00870085">
                            <w:rPr>
                              <w:noProof/>
                            </w:rPr>
                            <w:t>6</w:t>
                          </w:r>
                        </w:ins>
                        <w:ins w:id="1696" w:author="Habas Jan" w:date="2021-02-07T17:22:00Z"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proofErr w:type="spellStart"/>
                          <w:r>
                            <w:t>Ukázka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textury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zbraně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číslo</w:t>
                          </w:r>
                          <w:proofErr w:type="spellEnd"/>
                          <w:r>
                            <w:t xml:space="preserve"> 2</w:t>
                          </w:r>
                        </w:ins>
                      </w:p>
                    </w:txbxContent>
                  </v:textbox>
                </v:shape>
              </w:pict>
            </mc:Fallback>
          </mc:AlternateContent>
        </w:r>
        <w:r w:rsidRPr="00484468">
          <w:rPr>
            <w:rFonts w:ascii="Cambria" w:hAnsi="Cambria"/>
            <w:noProof/>
            <w:rPrChange w:id="1697" w:author="Habas Jan" w:date="2021-02-07T17:31:00Z">
              <w:rPr>
                <w:noProof/>
              </w:rPr>
            </w:rPrChange>
          </w:rPr>
          <mc:AlternateContent>
            <mc:Choice Requires="wps">
              <w:drawing>
                <wp:anchor distT="0" distB="0" distL="114300" distR="114300" simplePos="0" relativeHeight="251661312" behindDoc="1" locked="0" layoutInCell="1" allowOverlap="1" wp14:anchorId="36466F3F" wp14:editId="45F82FA8">
                  <wp:simplePos x="0" y="0"/>
                  <wp:positionH relativeFrom="column">
                    <wp:posOffset>588645</wp:posOffset>
                  </wp:positionH>
                  <wp:positionV relativeFrom="paragraph">
                    <wp:posOffset>172720</wp:posOffset>
                  </wp:positionV>
                  <wp:extent cx="1259840" cy="635"/>
                  <wp:effectExtent l="0" t="0" r="0" b="0"/>
                  <wp:wrapNone/>
                  <wp:docPr id="11" name="Textové pole 1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259840" cy="6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2C4D7E1" w14:textId="4C920D9F" w:rsidR="008F5A31" w:rsidRPr="00C4607C" w:rsidRDefault="008F5A31" w:rsidP="008F5A31">
                              <w:pPr>
                                <w:pStyle w:val="Titulek"/>
                                <w:rPr>
                                  <w:rFonts w:ascii="Cambria" w:hAnsi="Cambria"/>
                                  <w:noProof/>
                                  <w:sz w:val="24"/>
                                </w:rPr>
                                <w:pPrChange w:id="1698" w:author="Habas Jan" w:date="2021-02-07T17:22:00Z">
                                  <w:pPr>
                                    <w:spacing w:after="0" w:line="240" w:lineRule="auto"/>
                                  </w:pPr>
                                </w:pPrChange>
                              </w:pPr>
                              <w:proofErr w:type="spellStart"/>
                              <w:ins w:id="1699" w:author="Habas Jan" w:date="2021-02-07T17:22:00Z">
                                <w:r>
                                  <w:t>Obrázek</w:t>
                                </w:r>
                                <w:proofErr w:type="spellEnd"/>
                                <w: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SEQ Obrázek \* ARABIC </w:instrText>
                                </w:r>
                              </w:ins>
                              <w:r>
                                <w:fldChar w:fldCharType="separate"/>
                              </w:r>
                              <w:ins w:id="1700" w:author="Habas Jan" w:date="2021-02-07T18:03:00Z">
                                <w:r w:rsidR="00870085">
                                  <w:rPr>
                                    <w:noProof/>
                                  </w:rPr>
                                  <w:t>7</w:t>
                                </w:r>
                              </w:ins>
                              <w:ins w:id="1701" w:author="Habas Jan" w:date="2021-02-07T17:22:00Z">
                                <w:r>
                                  <w:fldChar w:fldCharType="end"/>
                                </w:r>
                                <w:r>
                                  <w:t xml:space="preserve"> </w:t>
                                </w:r>
                                <w:proofErr w:type="spellStart"/>
                                <w:r>
                                  <w:t>Ukázka</w:t>
                                </w:r>
                                <w:proofErr w:type="spellEnd"/>
                                <w:r>
                                  <w:t xml:space="preserve"> </w:t>
                                </w:r>
                                <w:proofErr w:type="spellStart"/>
                                <w:r>
                                  <w:t>textury</w:t>
                                </w:r>
                                <w:proofErr w:type="spellEnd"/>
                                <w:r>
                                  <w:t xml:space="preserve"> </w:t>
                                </w:r>
                                <w:proofErr w:type="spellStart"/>
                                <w:r>
                                  <w:t>zbraně</w:t>
                                </w:r>
                                <w:proofErr w:type="spellEnd"/>
                                <w:r>
                                  <w:t xml:space="preserve"> </w:t>
                                </w:r>
                                <w:proofErr w:type="spellStart"/>
                                <w:r>
                                  <w:t>čislo</w:t>
                                </w:r>
                                <w:proofErr w:type="spellEnd"/>
                                <w:r>
                                  <w:t xml:space="preserve"> 1</w:t>
                                </w:r>
                              </w:ins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w14:anchorId="36466F3F" id="Textové pole 11" o:spid="_x0000_s1027" type="#_x0000_t202" style="position:absolute;left:0;text-align:left;margin-left:46.35pt;margin-top:13.6pt;width:99.2pt;height:.0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" stroked="f">
                  <v:textbox style="mso-fit-shape-to-text:t" inset="0,0,0,0">
                    <w:txbxContent>
                      <w:p w14:paraId="52C4D7E1" w14:textId="4C920D9F" w:rsidR="008F5A31" w:rsidRPr="00C4607C" w:rsidRDefault="008F5A31" w:rsidP="008F5A31">
                        <w:pPr>
                          <w:pStyle w:val="Titulek"/>
                          <w:rPr>
                            <w:rFonts w:ascii="Cambria" w:hAnsi="Cambria"/>
                            <w:noProof/>
                            <w:sz w:val="24"/>
                          </w:rPr>
                          <w:pPrChange w:id="1702" w:author="Habas Jan" w:date="2021-02-07T17:22:00Z">
                            <w:pPr>
                              <w:spacing w:after="0" w:line="240" w:lineRule="auto"/>
                            </w:pPr>
                          </w:pPrChange>
                        </w:pPr>
                        <w:proofErr w:type="spellStart"/>
                        <w:ins w:id="1703" w:author="Habas Jan" w:date="2021-02-07T17:22:00Z">
                          <w:r>
                            <w:t>Obrázek</w:t>
                          </w:r>
                          <w:proofErr w:type="spellEnd"/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SEQ Obrázek \* ARABIC </w:instrText>
                          </w:r>
                        </w:ins>
                        <w:r>
                          <w:fldChar w:fldCharType="separate"/>
                        </w:r>
                        <w:ins w:id="1704" w:author="Habas Jan" w:date="2021-02-07T18:03:00Z">
                          <w:r w:rsidR="00870085">
                            <w:rPr>
                              <w:noProof/>
                            </w:rPr>
                            <w:t>7</w:t>
                          </w:r>
                        </w:ins>
                        <w:ins w:id="1705" w:author="Habas Jan" w:date="2021-02-07T17:22:00Z"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proofErr w:type="spellStart"/>
                          <w:r>
                            <w:t>Ukázka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textury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zbraně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čislo</w:t>
                          </w:r>
                          <w:proofErr w:type="spellEnd"/>
                          <w:r>
                            <w:t xml:space="preserve"> 1</w:t>
                          </w:r>
                        </w:ins>
                      </w:p>
                    </w:txbxContent>
                  </v:textbox>
                </v:shape>
              </w:pict>
            </mc:Fallback>
          </mc:AlternateContent>
        </w:r>
      </w:ins>
    </w:p>
    <w:p w14:paraId="65BD59FE" w14:textId="3775A347" w:rsidR="000E3BA9" w:rsidRPr="00484468" w:rsidRDefault="000E3BA9">
      <w:pPr>
        <w:rPr>
          <w:rFonts w:ascii="Cambria" w:hAnsi="Cambria"/>
          <w:szCs w:val="24"/>
          <w:lang w:val="cs-CZ"/>
          <w:rPrChange w:id="1706" w:author="Habas Jan" w:date="2021-02-07T17:31:00Z">
            <w:rPr>
              <w:rFonts w:ascii="Cambria" w:hAnsi="Cambria"/>
              <w:szCs w:val="24"/>
              <w:lang w:val="cs-CZ"/>
            </w:rPr>
          </w:rPrChange>
        </w:rPr>
      </w:pPr>
    </w:p>
    <w:p w14:paraId="205D7749" w14:textId="2501944C" w:rsidR="00484468" w:rsidRDefault="00484468" w:rsidP="00484468">
      <w:pPr>
        <w:pStyle w:val="Nadpis2"/>
        <w:rPr>
          <w:ins w:id="1707" w:author="Habas Jan" w:date="2021-02-07T17:34:00Z"/>
          <w:rFonts w:ascii="Cambria" w:hAnsi="Cambria"/>
          <w:lang w:val="cs-CZ"/>
        </w:rPr>
      </w:pPr>
      <w:bookmarkStart w:id="1708" w:name="_Toc63611584"/>
      <w:ins w:id="1709" w:author="Habas Jan" w:date="2021-02-07T17:32:00Z">
        <w:r>
          <w:rPr>
            <w:rFonts w:ascii="Cambria" w:hAnsi="Cambria"/>
            <w:lang w:val="cs-CZ"/>
          </w:rPr>
          <w:t xml:space="preserve">5.7 </w:t>
        </w:r>
      </w:ins>
      <w:ins w:id="1710" w:author="Habas Jan" w:date="2021-02-07T17:26:00Z">
        <w:r w:rsidR="00083447" w:rsidRPr="00484468">
          <w:rPr>
            <w:rFonts w:ascii="Cambria" w:hAnsi="Cambria"/>
            <w:lang w:val="cs-CZ"/>
            <w:rPrChange w:id="1711" w:author="Habas Jan" w:date="2021-02-07T17:31:00Z">
              <w:rPr>
                <w:rFonts w:ascii="Cambria" w:hAnsi="Cambria"/>
                <w:lang w:val="cs-CZ"/>
              </w:rPr>
            </w:rPrChange>
          </w:rPr>
          <w:t>Prak</w:t>
        </w:r>
      </w:ins>
      <w:ins w:id="1712" w:author="Habas Jan" w:date="2021-02-07T17:46:00Z">
        <w:r w:rsidR="005F7086">
          <w:rPr>
            <w:rFonts w:ascii="Cambria" w:hAnsi="Cambria"/>
            <w:lang w:val="cs-CZ"/>
          </w:rPr>
          <w:t xml:space="preserve"> </w:t>
        </w:r>
      </w:ins>
      <w:ins w:id="1713" w:author="Habas Jan" w:date="2021-02-07T17:32:00Z">
        <w:r>
          <w:rPr>
            <w:rFonts w:ascii="Cambria" w:hAnsi="Cambria"/>
            <w:lang w:val="cs-CZ"/>
          </w:rPr>
          <w:t>(</w:t>
        </w:r>
        <w:proofErr w:type="spellStart"/>
        <w:r>
          <w:rPr>
            <w:rFonts w:ascii="Cambria" w:hAnsi="Cambria"/>
            <w:lang w:val="cs-CZ"/>
          </w:rPr>
          <w:t>Slingshot</w:t>
        </w:r>
        <w:proofErr w:type="spellEnd"/>
        <w:r>
          <w:rPr>
            <w:rFonts w:ascii="Cambria" w:hAnsi="Cambria"/>
            <w:lang w:val="cs-CZ"/>
          </w:rPr>
          <w:t>)</w:t>
        </w:r>
      </w:ins>
      <w:bookmarkEnd w:id="1708"/>
    </w:p>
    <w:p w14:paraId="6F8CE5E1" w14:textId="50311BA9" w:rsidR="006C00C7" w:rsidRDefault="006C00C7" w:rsidP="006C00C7">
      <w:pPr>
        <w:rPr>
          <w:ins w:id="1714" w:author="Habas Jan" w:date="2021-02-07T17:35:00Z"/>
          <w:lang w:val="cs-CZ"/>
        </w:rPr>
      </w:pPr>
      <w:ins w:id="1715" w:author="Habas Jan" w:date="2021-02-07T17:34:00Z">
        <w:r>
          <w:rPr>
            <w:lang w:val="cs-CZ"/>
          </w:rPr>
          <w:t xml:space="preserve">Prak v mé hře slouží jako inovace oproti původním </w:t>
        </w:r>
        <w:proofErr w:type="spellStart"/>
        <w:proofErr w:type="gramStart"/>
        <w:r>
          <w:rPr>
            <w:lang w:val="cs-CZ"/>
          </w:rPr>
          <w:t>worms</w:t>
        </w:r>
        <w:proofErr w:type="spellEnd"/>
        <w:proofErr w:type="gramEnd"/>
        <w:r>
          <w:rPr>
            <w:lang w:val="cs-CZ"/>
          </w:rPr>
          <w:t xml:space="preserve"> kde střelba byla vyřešena tak, že hráč </w:t>
        </w:r>
        <w:r w:rsidR="00EB1B94">
          <w:rPr>
            <w:lang w:val="cs-CZ"/>
          </w:rPr>
          <w:t>vybral směr kam chce střílet a poté</w:t>
        </w:r>
      </w:ins>
      <w:ins w:id="1716" w:author="Habas Jan" w:date="2021-02-07T17:35:00Z">
        <w:r w:rsidR="00334D76">
          <w:rPr>
            <w:lang w:val="cs-CZ"/>
          </w:rPr>
          <w:t xml:space="preserve"> podržením mezerníku přidal sílu hodu. </w:t>
        </w:r>
      </w:ins>
    </w:p>
    <w:p w14:paraId="06FF1198" w14:textId="675C45DB" w:rsidR="00334D76" w:rsidRDefault="00334D76" w:rsidP="006C00C7">
      <w:pPr>
        <w:rPr>
          <w:ins w:id="1717" w:author="Habas Jan" w:date="2021-02-07T17:40:00Z"/>
          <w:lang w:val="cs-CZ"/>
        </w:rPr>
      </w:pPr>
      <w:ins w:id="1718" w:author="Habas Jan" w:date="2021-02-07T17:35:00Z">
        <w:r>
          <w:rPr>
            <w:lang w:val="cs-CZ"/>
          </w:rPr>
          <w:t>V této hře vrh funguje tak</w:t>
        </w:r>
      </w:ins>
      <w:ins w:id="1719" w:author="Habas Jan" w:date="2021-02-07T17:37:00Z">
        <w:r w:rsidR="000D3E87">
          <w:rPr>
            <w:lang w:val="cs-CZ"/>
          </w:rPr>
          <w:t>,</w:t>
        </w:r>
      </w:ins>
      <w:ins w:id="1720" w:author="Habas Jan" w:date="2021-02-07T17:35:00Z">
        <w:r>
          <w:rPr>
            <w:lang w:val="cs-CZ"/>
          </w:rPr>
          <w:t xml:space="preserve"> že po zmáčknutí mezerníku se </w:t>
        </w:r>
      </w:ins>
      <w:ins w:id="1721" w:author="Habas Jan" w:date="2021-02-07T17:37:00Z">
        <w:r w:rsidR="000D3E87">
          <w:rPr>
            <w:lang w:val="cs-CZ"/>
          </w:rPr>
          <w:t>prom</w:t>
        </w:r>
      </w:ins>
      <w:ins w:id="1722" w:author="Habas Jan" w:date="2021-02-07T17:39:00Z">
        <w:r w:rsidR="004F6499">
          <w:rPr>
            <w:lang w:val="cs-CZ"/>
          </w:rPr>
          <w:t xml:space="preserve">ěnná </w:t>
        </w:r>
        <w:proofErr w:type="spellStart"/>
        <w:r w:rsidR="00F134C6">
          <w:rPr>
            <w:lang w:val="cs-CZ"/>
          </w:rPr>
          <w:t>throw</w:t>
        </w:r>
      </w:ins>
      <w:proofErr w:type="spellEnd"/>
      <w:ins w:id="1723" w:author="Habas Jan" w:date="2021-02-07T17:40:00Z">
        <w:r w:rsidR="00F134C6">
          <w:rPr>
            <w:lang w:val="cs-CZ"/>
          </w:rPr>
          <w:t>, ve třídě granát,</w:t>
        </w:r>
      </w:ins>
      <w:ins w:id="1724" w:author="Habas Jan" w:date="2021-02-07T17:39:00Z">
        <w:r w:rsidR="00F134C6">
          <w:rPr>
            <w:lang w:val="cs-CZ"/>
          </w:rPr>
          <w:t xml:space="preserve"> nastaví na </w:t>
        </w:r>
        <w:proofErr w:type="spellStart"/>
        <w:r w:rsidR="00F134C6">
          <w:rPr>
            <w:lang w:val="cs-CZ"/>
          </w:rPr>
          <w:t>true</w:t>
        </w:r>
        <w:proofErr w:type="spellEnd"/>
        <w:r w:rsidR="00F134C6">
          <w:rPr>
            <w:lang w:val="cs-CZ"/>
          </w:rPr>
          <w:t xml:space="preserve"> čímž se vytvoří fyzické těleso granátu </w:t>
        </w:r>
      </w:ins>
      <w:ins w:id="1725" w:author="Habas Jan" w:date="2021-02-07T17:40:00Z">
        <w:r w:rsidR="00F134C6">
          <w:rPr>
            <w:lang w:val="cs-CZ"/>
          </w:rPr>
          <w:t xml:space="preserve">a společně s ním se vytvoří i objekt třídy </w:t>
        </w:r>
        <w:proofErr w:type="spellStart"/>
        <w:r w:rsidR="00F134C6">
          <w:rPr>
            <w:lang w:val="cs-CZ"/>
          </w:rPr>
          <w:t>slingshot</w:t>
        </w:r>
        <w:proofErr w:type="spellEnd"/>
        <w:r w:rsidR="00F134C6">
          <w:rPr>
            <w:lang w:val="cs-CZ"/>
          </w:rPr>
          <w:t xml:space="preserve">. </w:t>
        </w:r>
      </w:ins>
    </w:p>
    <w:p w14:paraId="59F0D08D" w14:textId="4377EF21" w:rsidR="000D3FB3" w:rsidRDefault="000D3FB3" w:rsidP="006C00C7">
      <w:pPr>
        <w:rPr>
          <w:ins w:id="1726" w:author="Habas Jan" w:date="2021-02-07T17:54:00Z"/>
          <w:lang w:val="cs-CZ"/>
        </w:rPr>
      </w:pPr>
      <w:ins w:id="1727" w:author="Habas Jan" w:date="2021-02-07T17:40:00Z">
        <w:r>
          <w:rPr>
            <w:lang w:val="cs-CZ"/>
          </w:rPr>
          <w:t xml:space="preserve">Vytvořením objektu </w:t>
        </w:r>
        <w:proofErr w:type="spellStart"/>
        <w:r>
          <w:rPr>
            <w:lang w:val="cs-CZ"/>
          </w:rPr>
          <w:t>slingshot</w:t>
        </w:r>
        <w:proofErr w:type="spellEnd"/>
        <w:r>
          <w:rPr>
            <w:lang w:val="cs-CZ"/>
          </w:rPr>
          <w:t xml:space="preserve"> se těleso připevní nad </w:t>
        </w:r>
        <w:proofErr w:type="spellStart"/>
        <w:r>
          <w:rPr>
            <w:lang w:val="cs-CZ"/>
          </w:rPr>
          <w:t>worma</w:t>
        </w:r>
        <w:proofErr w:type="spellEnd"/>
        <w:r>
          <w:rPr>
            <w:lang w:val="cs-CZ"/>
          </w:rPr>
          <w:t xml:space="preserve">, který se při házení nemůže </w:t>
        </w:r>
      </w:ins>
      <w:ins w:id="1728" w:author="Habas Jan" w:date="2021-02-07T17:41:00Z">
        <w:r>
          <w:rPr>
            <w:lang w:val="cs-CZ"/>
          </w:rPr>
          <w:t xml:space="preserve">hýbat. </w:t>
        </w:r>
        <w:r w:rsidR="00C01D26">
          <w:rPr>
            <w:lang w:val="cs-CZ"/>
          </w:rPr>
          <w:t xml:space="preserve">A hráč má možnost začít útok tím, že pomocí myši natáhne granát a poté ho pustí. </w:t>
        </w:r>
      </w:ins>
    </w:p>
    <w:p w14:paraId="6B1DB095" w14:textId="0604A057" w:rsidR="00D75A95" w:rsidRDefault="00D75A95" w:rsidP="006C00C7">
      <w:pPr>
        <w:rPr>
          <w:ins w:id="1729" w:author="Habas Jan" w:date="2021-02-07T17:41:00Z"/>
          <w:lang w:val="cs-CZ"/>
        </w:rPr>
      </w:pPr>
      <w:ins w:id="1730" w:author="Habas Jan" w:date="2021-02-07T17:54:00Z">
        <w:r>
          <w:rPr>
            <w:lang w:val="cs-CZ"/>
          </w:rPr>
          <w:t>Jedn</w:t>
        </w:r>
      </w:ins>
      <w:ins w:id="1731" w:author="Habas Jan" w:date="2021-02-07T17:56:00Z">
        <w:r w:rsidR="0087414F">
          <w:rPr>
            <w:lang w:val="cs-CZ"/>
          </w:rPr>
          <w:t>ou</w:t>
        </w:r>
      </w:ins>
      <w:ins w:id="1732" w:author="Habas Jan" w:date="2021-02-07T17:54:00Z">
        <w:r>
          <w:rPr>
            <w:lang w:val="cs-CZ"/>
          </w:rPr>
          <w:t xml:space="preserve"> z</w:t>
        </w:r>
      </w:ins>
      <w:ins w:id="1733" w:author="Habas Jan" w:date="2021-02-07T17:57:00Z">
        <w:r w:rsidR="00976C4F">
          <w:rPr>
            <w:lang w:val="cs-CZ"/>
          </w:rPr>
          <w:t> </w:t>
        </w:r>
      </w:ins>
      <w:proofErr w:type="gramStart"/>
      <w:ins w:id="1734" w:author="Habas Jan" w:date="2021-02-07T17:54:00Z">
        <w:r>
          <w:rPr>
            <w:lang w:val="cs-CZ"/>
          </w:rPr>
          <w:t>věc</w:t>
        </w:r>
      </w:ins>
      <w:ins w:id="1735" w:author="Habas Jan" w:date="2021-02-07T17:57:00Z">
        <w:r w:rsidR="00976C4F">
          <w:rPr>
            <w:lang w:val="cs-CZ"/>
          </w:rPr>
          <w:t>í</w:t>
        </w:r>
      </w:ins>
      <w:proofErr w:type="gramEnd"/>
      <w:ins w:id="1736" w:author="Habas Jan" w:date="2021-02-07T17:54:00Z">
        <w:r>
          <w:rPr>
            <w:lang w:val="cs-CZ"/>
          </w:rPr>
          <w:t xml:space="preserve"> co </w:t>
        </w:r>
      </w:ins>
      <w:ins w:id="1737" w:author="Habas Jan" w:date="2021-02-07T17:56:00Z">
        <w:r w:rsidR="0087414F">
          <w:rPr>
            <w:lang w:val="cs-CZ"/>
          </w:rPr>
          <w:t xml:space="preserve">bylo nutné </w:t>
        </w:r>
        <w:r w:rsidR="009746E0">
          <w:rPr>
            <w:lang w:val="cs-CZ"/>
          </w:rPr>
          <w:t>mít</w:t>
        </w:r>
      </w:ins>
      <w:ins w:id="1738" w:author="Habas Jan" w:date="2021-02-07T17:57:00Z">
        <w:r w:rsidR="009746E0">
          <w:rPr>
            <w:lang w:val="cs-CZ"/>
          </w:rPr>
          <w:t xml:space="preserve"> ošetřeno bylo aby měl </w:t>
        </w:r>
        <w:proofErr w:type="spellStart"/>
        <w:r w:rsidR="009746E0">
          <w:rPr>
            <w:lang w:val="cs-CZ"/>
          </w:rPr>
          <w:t>slingshot</w:t>
        </w:r>
        <w:proofErr w:type="spellEnd"/>
        <w:r w:rsidR="009746E0">
          <w:rPr>
            <w:lang w:val="cs-CZ"/>
          </w:rPr>
          <w:t xml:space="preserve"> nějaké délkové omezení</w:t>
        </w:r>
        <w:r w:rsidR="00976C4F">
          <w:rPr>
            <w:lang w:val="cs-CZ"/>
          </w:rPr>
          <w:t>. Proto jsem ve funkc</w:t>
        </w:r>
      </w:ins>
      <w:ins w:id="1739" w:author="Habas Jan" w:date="2021-02-07T17:58:00Z">
        <w:r w:rsidR="00DE4FD9">
          <w:rPr>
            <w:lang w:val="cs-CZ"/>
          </w:rPr>
          <w:t>i</w:t>
        </w:r>
      </w:ins>
      <w:ins w:id="1740" w:author="Habas Jan" w:date="2021-02-07T17:57:00Z">
        <w:r w:rsidR="00976C4F">
          <w:rPr>
            <w:lang w:val="cs-CZ"/>
          </w:rPr>
          <w:t xml:space="preserve"> show</w:t>
        </w:r>
      </w:ins>
      <w:ins w:id="1741" w:author="Habas Jan" w:date="2021-02-07T17:58:00Z">
        <w:r w:rsidR="00DE4FD9">
          <w:rPr>
            <w:lang w:val="cs-CZ"/>
          </w:rPr>
          <w:t xml:space="preserve"> </w:t>
        </w:r>
        <w:r w:rsidR="00B47185">
          <w:rPr>
            <w:lang w:val="cs-CZ"/>
          </w:rPr>
          <w:t xml:space="preserve">nastavil kontrolu vzdálenosti </w:t>
        </w:r>
        <w:r w:rsidR="00563010">
          <w:rPr>
            <w:lang w:val="cs-CZ"/>
          </w:rPr>
          <w:t xml:space="preserve">granátu od středu praku a </w:t>
        </w:r>
      </w:ins>
      <w:ins w:id="1742" w:author="Habas Jan" w:date="2021-02-07T17:59:00Z">
        <w:r w:rsidR="00563010">
          <w:rPr>
            <w:lang w:val="cs-CZ"/>
          </w:rPr>
          <w:t xml:space="preserve">pokud se tato hodnota dostala nad 30 u souřadnic X nebo Y, tak jsem </w:t>
        </w:r>
        <w:r w:rsidR="0063369D">
          <w:rPr>
            <w:lang w:val="cs-CZ"/>
          </w:rPr>
          <w:t xml:space="preserve">nastavil fixní délku lana a jeho tuhost. Pokud hráč dosáhne tohoto bodu už </w:t>
        </w:r>
      </w:ins>
      <w:ins w:id="1743" w:author="Habas Jan" w:date="2021-02-07T18:00:00Z">
        <w:r w:rsidR="0063369D">
          <w:rPr>
            <w:lang w:val="cs-CZ"/>
          </w:rPr>
          <w:t xml:space="preserve">z něj nelze jít zpět proto už musí hrát jen s maximální silou vrhu pro daný vrh. </w:t>
        </w:r>
        <w:r w:rsidR="00D36D72">
          <w:rPr>
            <w:lang w:val="cs-CZ"/>
          </w:rPr>
          <w:t xml:space="preserve">Podobná mechanika byla v původních hrách </w:t>
        </w:r>
        <w:proofErr w:type="spellStart"/>
        <w:r w:rsidR="00D36D72">
          <w:rPr>
            <w:lang w:val="cs-CZ"/>
          </w:rPr>
          <w:t>worms</w:t>
        </w:r>
        <w:proofErr w:type="spellEnd"/>
        <w:r w:rsidR="00D36D72">
          <w:rPr>
            <w:lang w:val="cs-CZ"/>
          </w:rPr>
          <w:t xml:space="preserve"> </w:t>
        </w:r>
        <w:proofErr w:type="gramStart"/>
        <w:r w:rsidR="00D36D72">
          <w:rPr>
            <w:lang w:val="cs-CZ"/>
          </w:rPr>
          <w:t>kde</w:t>
        </w:r>
        <w:proofErr w:type="gramEnd"/>
        <w:r w:rsidR="00D36D72">
          <w:rPr>
            <w:lang w:val="cs-CZ"/>
          </w:rPr>
          <w:t xml:space="preserve"> když hráč překročil maximální sílu </w:t>
        </w:r>
      </w:ins>
      <w:ins w:id="1744" w:author="Habas Jan" w:date="2021-02-07T18:01:00Z">
        <w:r w:rsidR="00D36D72">
          <w:rPr>
            <w:lang w:val="cs-CZ"/>
          </w:rPr>
          <w:t>hodu, tak hra</w:t>
        </w:r>
        <w:r w:rsidR="00C72FA1">
          <w:rPr>
            <w:lang w:val="cs-CZ"/>
          </w:rPr>
          <w:t xml:space="preserve"> sama</w:t>
        </w:r>
        <w:r w:rsidR="00D36D72">
          <w:rPr>
            <w:lang w:val="cs-CZ"/>
          </w:rPr>
          <w:t xml:space="preserve"> vypustila granát</w:t>
        </w:r>
      </w:ins>
      <w:ins w:id="1745" w:author="Habas Jan" w:date="2021-02-07T18:00:00Z">
        <w:r w:rsidR="00D36D72">
          <w:rPr>
            <w:lang w:val="cs-CZ"/>
          </w:rPr>
          <w:t xml:space="preserve"> </w:t>
        </w:r>
      </w:ins>
      <w:ins w:id="1746" w:author="Habas Jan" w:date="2021-02-07T18:01:00Z">
        <w:r w:rsidR="00C72FA1">
          <w:rPr>
            <w:lang w:val="cs-CZ"/>
          </w:rPr>
          <w:t>v maximální rychlosti.</w:t>
        </w:r>
      </w:ins>
    </w:p>
    <w:p w14:paraId="0EF2D3C5" w14:textId="34AC5830" w:rsidR="003B0BDB" w:rsidRDefault="003B0BDB" w:rsidP="006C00C7">
      <w:pPr>
        <w:rPr>
          <w:ins w:id="1747" w:author="Habas Jan" w:date="2021-02-07T17:46:00Z"/>
          <w:lang w:val="cs-CZ"/>
        </w:rPr>
      </w:pPr>
      <w:ins w:id="1748" w:author="Habas Jan" w:date="2021-02-07T17:41:00Z">
        <w:r>
          <w:rPr>
            <w:lang w:val="cs-CZ"/>
          </w:rPr>
          <w:t xml:space="preserve">První bylo nutné </w:t>
        </w:r>
      </w:ins>
      <w:ins w:id="1749" w:author="Habas Jan" w:date="2021-02-07T17:42:00Z">
        <w:r w:rsidR="00D31258">
          <w:rPr>
            <w:lang w:val="cs-CZ"/>
          </w:rPr>
          <w:t>ošetřit</w:t>
        </w:r>
      </w:ins>
      <w:ins w:id="1750" w:author="Habas Jan" w:date="2021-02-07T17:46:00Z">
        <w:r w:rsidR="00A853AD">
          <w:rPr>
            <w:lang w:val="cs-CZ"/>
          </w:rPr>
          <w:t>,</w:t>
        </w:r>
      </w:ins>
      <w:ins w:id="1751" w:author="Habas Jan" w:date="2021-02-07T17:41:00Z">
        <w:r>
          <w:rPr>
            <w:lang w:val="cs-CZ"/>
          </w:rPr>
          <w:t xml:space="preserve"> aby </w:t>
        </w:r>
      </w:ins>
      <w:ins w:id="1752" w:author="Habas Jan" w:date="2021-02-07T17:42:00Z">
        <w:r w:rsidR="004562A1">
          <w:rPr>
            <w:lang w:val="cs-CZ"/>
          </w:rPr>
          <w:t xml:space="preserve">při zmáčknutí myši </w:t>
        </w:r>
      </w:ins>
      <w:ins w:id="1753" w:author="Habas Jan" w:date="2021-02-07T17:43:00Z">
        <w:r w:rsidR="00B955E9">
          <w:rPr>
            <w:lang w:val="cs-CZ"/>
          </w:rPr>
          <w:t>hra poznala</w:t>
        </w:r>
      </w:ins>
      <w:ins w:id="1754" w:author="Habas Jan" w:date="2021-02-07T17:47:00Z">
        <w:r w:rsidR="00913091">
          <w:rPr>
            <w:lang w:val="cs-CZ"/>
          </w:rPr>
          <w:t>,</w:t>
        </w:r>
      </w:ins>
      <w:ins w:id="1755" w:author="Habas Jan" w:date="2021-02-07T17:43:00Z">
        <w:r w:rsidR="00B955E9">
          <w:rPr>
            <w:lang w:val="cs-CZ"/>
          </w:rPr>
          <w:t xml:space="preserve"> zdali</w:t>
        </w:r>
      </w:ins>
      <w:ins w:id="1756" w:author="Habas Jan" w:date="2021-02-07T17:47:00Z">
        <w:r w:rsidR="00E25CEB">
          <w:rPr>
            <w:lang w:val="cs-CZ"/>
          </w:rPr>
          <w:t xml:space="preserve"> hráč </w:t>
        </w:r>
      </w:ins>
      <w:ins w:id="1757" w:author="Habas Jan" w:date="2021-02-07T17:43:00Z">
        <w:r w:rsidR="00B955E9">
          <w:rPr>
            <w:lang w:val="cs-CZ"/>
          </w:rPr>
          <w:t>je kurzorem uvnitř kruhu. To jsem ošetřil díky pomoci vzorce, který jsem našel na internetu</w:t>
        </w:r>
      </w:ins>
      <w:ins w:id="1758" w:author="Habas Jan" w:date="2021-02-07T17:44:00Z">
        <w:r w:rsidR="00B955E9">
          <w:rPr>
            <w:lang w:val="cs-CZ"/>
          </w:rPr>
          <w:t>.</w:t>
        </w:r>
      </w:ins>
      <w:customXmlInsRangeStart w:id="1759" w:author="Habas Jan" w:date="2021-02-07T17:44:00Z"/>
      <w:sdt>
        <w:sdtPr>
          <w:rPr>
            <w:lang w:val="cs-CZ"/>
          </w:rPr>
          <w:id w:val="-1528708921"/>
          <w:citation/>
        </w:sdtPr>
        <w:sdtContent>
          <w:customXmlInsRangeEnd w:id="1759"/>
          <w:ins w:id="1760" w:author="Habas Jan" w:date="2021-02-07T17:44:00Z">
            <w:r w:rsidR="00B955E9">
              <w:rPr>
                <w:lang w:val="cs-CZ"/>
              </w:rPr>
              <w:fldChar w:fldCharType="begin"/>
            </w:r>
            <w:r w:rsidR="00B955E9">
              <w:rPr>
                <w:lang w:val="cs-CZ"/>
              </w:rPr>
              <w:instrText xml:space="preserve"> CITATION Vzo \l 1029 </w:instrText>
            </w:r>
          </w:ins>
          <w:r w:rsidR="00B955E9">
            <w:rPr>
              <w:lang w:val="cs-CZ"/>
            </w:rPr>
            <w:fldChar w:fldCharType="separate"/>
          </w:r>
          <w:r w:rsidR="00B955E9" w:rsidRPr="00B955E9">
            <w:rPr>
              <w:noProof/>
              <w:lang w:val="cs-CZ"/>
            </w:rPr>
            <w:t>[6]</w:t>
          </w:r>
          <w:ins w:id="1761" w:author="Habas Jan" w:date="2021-02-07T17:44:00Z">
            <w:r w:rsidR="00B955E9">
              <w:rPr>
                <w:lang w:val="cs-CZ"/>
              </w:rPr>
              <w:fldChar w:fldCharType="end"/>
            </w:r>
          </w:ins>
          <w:customXmlInsRangeStart w:id="1762" w:author="Habas Jan" w:date="2021-02-07T17:44:00Z"/>
        </w:sdtContent>
      </w:sdt>
      <w:customXmlInsRangeEnd w:id="1762"/>
      <w:ins w:id="1763" w:author="Habas Jan" w:date="2021-02-07T17:44:00Z">
        <w:r w:rsidR="00B955E9">
          <w:rPr>
            <w:lang w:val="cs-CZ"/>
          </w:rPr>
          <w:t xml:space="preserve"> </w:t>
        </w:r>
        <w:r w:rsidR="009F77CD">
          <w:rPr>
            <w:lang w:val="cs-CZ"/>
          </w:rPr>
          <w:t xml:space="preserve">Zde jsem vzal pozici myši a granátu. </w:t>
        </w:r>
      </w:ins>
      <w:ins w:id="1764" w:author="Habas Jan" w:date="2021-02-07T17:45:00Z">
        <w:r w:rsidR="00554BB7">
          <w:rPr>
            <w:lang w:val="cs-CZ"/>
          </w:rPr>
          <w:t>A musel jsem odečíst hodnotu pozice X granátu a hodnotu pozice X kurzoru to mocnit na druhou a poté udělat to samé s body Y</w:t>
        </w:r>
        <w:r w:rsidR="0066389C">
          <w:rPr>
            <w:lang w:val="cs-CZ"/>
          </w:rPr>
          <w:t xml:space="preserve">. </w:t>
        </w:r>
      </w:ins>
      <w:ins w:id="1765" w:author="Habas Jan" w:date="2021-02-07T17:46:00Z">
        <w:r w:rsidR="0066389C">
          <w:rPr>
            <w:lang w:val="cs-CZ"/>
          </w:rPr>
          <w:t>Poté po sečtení jsem porovnal</w:t>
        </w:r>
        <w:r w:rsidR="00A853AD">
          <w:rPr>
            <w:lang w:val="cs-CZ"/>
          </w:rPr>
          <w:t>,</w:t>
        </w:r>
        <w:r w:rsidR="0066389C">
          <w:rPr>
            <w:lang w:val="cs-CZ"/>
          </w:rPr>
          <w:t xml:space="preserve"> zda je hodnota větší nebo menší než 15 a pokud </w:t>
        </w:r>
        <w:r w:rsidR="00A853AD">
          <w:rPr>
            <w:lang w:val="cs-CZ"/>
          </w:rPr>
          <w:t xml:space="preserve">tak jsem věděl, že se kurzor nachází v kruhu. </w:t>
        </w:r>
      </w:ins>
    </w:p>
    <w:p w14:paraId="05061EB8" w14:textId="79D26A4E" w:rsidR="00A853AD" w:rsidRPr="006C00C7" w:rsidRDefault="00913091" w:rsidP="006C00C7">
      <w:pPr>
        <w:rPr>
          <w:ins w:id="1766" w:author="Habas Jan" w:date="2021-02-07T17:32:00Z"/>
          <w:lang w:val="cs-CZ"/>
          <w:rPrChange w:id="1767" w:author="Habas Jan" w:date="2021-02-07T17:34:00Z">
            <w:rPr>
              <w:ins w:id="1768" w:author="Habas Jan" w:date="2021-02-07T17:32:00Z"/>
              <w:rFonts w:ascii="Cambria" w:hAnsi="Cambria"/>
              <w:lang w:val="cs-CZ"/>
            </w:rPr>
          </w:rPrChange>
        </w:rPr>
        <w:pPrChange w:id="1769" w:author="Habas Jan" w:date="2021-02-07T17:34:00Z">
          <w:pPr>
            <w:pStyle w:val="Nadpis2"/>
          </w:pPr>
        </w:pPrChange>
      </w:pPr>
      <w:ins w:id="1770" w:author="Habas Jan" w:date="2021-02-07T17:47:00Z">
        <w:r>
          <w:rPr>
            <w:lang w:val="cs-CZ"/>
          </w:rPr>
          <w:t>Druhým potřebným ošetřením bylo</w:t>
        </w:r>
      </w:ins>
      <w:ins w:id="1771" w:author="Habas Jan" w:date="2021-02-07T17:49:00Z">
        <w:r w:rsidR="006C02EE">
          <w:rPr>
            <w:lang w:val="cs-CZ"/>
          </w:rPr>
          <w:t>,</w:t>
        </w:r>
      </w:ins>
      <w:ins w:id="1772" w:author="Habas Jan" w:date="2021-02-07T17:47:00Z">
        <w:r>
          <w:rPr>
            <w:lang w:val="cs-CZ"/>
          </w:rPr>
          <w:t xml:space="preserve"> aby </w:t>
        </w:r>
        <w:r w:rsidR="00557CD5">
          <w:rPr>
            <w:lang w:val="cs-CZ"/>
          </w:rPr>
          <w:t xml:space="preserve">při </w:t>
        </w:r>
      </w:ins>
      <w:ins w:id="1773" w:author="Habas Jan" w:date="2021-02-07T17:48:00Z">
        <w:r w:rsidR="00557CD5">
          <w:rPr>
            <w:lang w:val="cs-CZ"/>
          </w:rPr>
          <w:t>puštění levého tlačítka myši měl hráč na 2 a půl sekundy snímání myši vypnut</w:t>
        </w:r>
        <w:r w:rsidR="006C02EE">
          <w:rPr>
            <w:lang w:val="cs-CZ"/>
          </w:rPr>
          <w:t xml:space="preserve">é. Kdyby tomu tak nebylo hráč by dvojklikem mohl granát chytit a přesunout ho tam </w:t>
        </w:r>
      </w:ins>
      <w:ins w:id="1774" w:author="Habas Jan" w:date="2021-02-07T17:49:00Z">
        <w:r w:rsidR="006C02EE">
          <w:rPr>
            <w:lang w:val="cs-CZ"/>
          </w:rPr>
          <w:t>kam se mu to hodí.</w:t>
        </w:r>
      </w:ins>
      <w:ins w:id="1775" w:author="Habas Jan" w:date="2021-02-07T17:50:00Z">
        <w:r w:rsidR="006A7CF8">
          <w:rPr>
            <w:lang w:val="cs-CZ"/>
          </w:rPr>
          <w:t xml:space="preserve"> </w:t>
        </w:r>
        <w:r w:rsidR="00495F8A">
          <w:rPr>
            <w:lang w:val="cs-CZ"/>
          </w:rPr>
          <w:t xml:space="preserve">Poté jsem v cyklu našel </w:t>
        </w:r>
        <w:proofErr w:type="spellStart"/>
        <w:r w:rsidR="00495F8A">
          <w:rPr>
            <w:lang w:val="cs-CZ"/>
          </w:rPr>
          <w:t>worma</w:t>
        </w:r>
        <w:proofErr w:type="spellEnd"/>
        <w:r w:rsidR="00495F8A">
          <w:rPr>
            <w:lang w:val="cs-CZ"/>
          </w:rPr>
          <w:t>, který hraje a nastavil</w:t>
        </w:r>
      </w:ins>
      <w:ins w:id="1776" w:author="Habas Jan" w:date="2021-02-07T17:52:00Z">
        <w:r w:rsidR="00180DD7">
          <w:rPr>
            <w:lang w:val="cs-CZ"/>
          </w:rPr>
          <w:t>,</w:t>
        </w:r>
      </w:ins>
      <w:ins w:id="1777" w:author="Habas Jan" w:date="2021-02-07T17:50:00Z">
        <w:r w:rsidR="00495F8A">
          <w:rPr>
            <w:lang w:val="cs-CZ"/>
          </w:rPr>
          <w:t xml:space="preserve"> aby se po 10 milisekundách zrušilo spojení mezi granátem a druhým</w:t>
        </w:r>
      </w:ins>
      <w:ins w:id="1778" w:author="Habas Jan" w:date="2021-02-07T17:51:00Z">
        <w:r w:rsidR="00495F8A">
          <w:rPr>
            <w:lang w:val="cs-CZ"/>
          </w:rPr>
          <w:t xml:space="preserve"> koncem praku za pomocí funkce </w:t>
        </w:r>
        <w:proofErr w:type="spellStart"/>
        <w:r w:rsidR="00495F8A">
          <w:rPr>
            <w:lang w:val="cs-CZ"/>
          </w:rPr>
          <w:t>detach</w:t>
        </w:r>
        <w:proofErr w:type="spellEnd"/>
        <w:r w:rsidR="001917E7">
          <w:rPr>
            <w:lang w:val="cs-CZ"/>
          </w:rPr>
          <w:t xml:space="preserve">, kterou jsem ve třídě </w:t>
        </w:r>
        <w:proofErr w:type="spellStart"/>
        <w:r w:rsidR="001917E7">
          <w:rPr>
            <w:lang w:val="cs-CZ"/>
          </w:rPr>
          <w:t>slingshot</w:t>
        </w:r>
        <w:proofErr w:type="spellEnd"/>
        <w:r w:rsidR="001917E7">
          <w:rPr>
            <w:lang w:val="cs-CZ"/>
          </w:rPr>
          <w:t xml:space="preserve"> napsal. </w:t>
        </w:r>
        <w:r w:rsidR="00246CC8">
          <w:rPr>
            <w:lang w:val="cs-CZ"/>
          </w:rPr>
          <w:t>Poté je zde</w:t>
        </w:r>
      </w:ins>
      <w:ins w:id="1779" w:author="Habas Jan" w:date="2021-02-07T17:52:00Z">
        <w:r w:rsidR="00246CC8">
          <w:rPr>
            <w:lang w:val="cs-CZ"/>
          </w:rPr>
          <w:t xml:space="preserve"> </w:t>
        </w:r>
        <w:proofErr w:type="spellStart"/>
        <w:r w:rsidR="00246CC8">
          <w:rPr>
            <w:lang w:val="cs-CZ"/>
          </w:rPr>
          <w:t>timeout</w:t>
        </w:r>
        <w:proofErr w:type="spellEnd"/>
        <w:r w:rsidR="00246CC8">
          <w:rPr>
            <w:lang w:val="cs-CZ"/>
          </w:rPr>
          <w:t xml:space="preserve"> funkce na opětovné zapnutí</w:t>
        </w:r>
      </w:ins>
      <w:ins w:id="1780" w:author="Habas Jan" w:date="2021-02-07T17:53:00Z">
        <w:r w:rsidR="0032518D">
          <w:rPr>
            <w:lang w:val="cs-CZ"/>
          </w:rPr>
          <w:t xml:space="preserve"> snímání</w:t>
        </w:r>
      </w:ins>
      <w:ins w:id="1781" w:author="Habas Jan" w:date="2021-02-07T17:52:00Z">
        <w:r w:rsidR="00246CC8">
          <w:rPr>
            <w:lang w:val="cs-CZ"/>
          </w:rPr>
          <w:t xml:space="preserve"> myši po půl vteřině</w:t>
        </w:r>
      </w:ins>
      <w:ins w:id="1782" w:author="Habas Jan" w:date="2021-02-07T17:53:00Z">
        <w:r w:rsidR="0032518D">
          <w:rPr>
            <w:lang w:val="cs-CZ"/>
          </w:rPr>
          <w:t xml:space="preserve">. V poslední řadě </w:t>
        </w:r>
        <w:r w:rsidR="00987C1B">
          <w:rPr>
            <w:lang w:val="cs-CZ"/>
          </w:rPr>
          <w:t xml:space="preserve">program </w:t>
        </w:r>
        <w:proofErr w:type="gramStart"/>
        <w:r w:rsidR="00987C1B">
          <w:rPr>
            <w:lang w:val="cs-CZ"/>
          </w:rPr>
          <w:t>rozhodl</w:t>
        </w:r>
        <w:proofErr w:type="gramEnd"/>
        <w:r w:rsidR="00987C1B">
          <w:rPr>
            <w:lang w:val="cs-CZ"/>
          </w:rPr>
          <w:t xml:space="preserve"> </w:t>
        </w:r>
      </w:ins>
      <w:ins w:id="1783" w:author="Habas Jan" w:date="2021-02-07T17:54:00Z">
        <w:r w:rsidR="00987C1B">
          <w:rPr>
            <w:lang w:val="cs-CZ"/>
          </w:rPr>
          <w:t>o jakou zbraň se jedná.</w:t>
        </w:r>
      </w:ins>
    </w:p>
    <w:p w14:paraId="5EFCA3EE" w14:textId="2E76C9EC" w:rsidR="008F5A31" w:rsidRPr="00484468" w:rsidRDefault="00870085" w:rsidP="00484468">
      <w:pPr>
        <w:pStyle w:val="Nadpis2"/>
        <w:rPr>
          <w:ins w:id="1784" w:author="KOUPIL Jan" w:date="2021-01-26T13:27:00Z"/>
          <w:rFonts w:ascii="Cambria" w:hAnsi="Cambria"/>
          <w:lang w:val="cs-CZ"/>
          <w:rPrChange w:id="1785" w:author="Habas Jan" w:date="2021-02-07T17:31:00Z">
            <w:rPr>
              <w:ins w:id="1786" w:author="KOUPIL Jan" w:date="2021-01-26T13:27:00Z"/>
              <w:rFonts w:ascii="Cambria" w:hAnsi="Cambria"/>
              <w:lang w:val="cs-CZ"/>
            </w:rPr>
          </w:rPrChange>
        </w:rPr>
        <w:pPrChange w:id="1787" w:author="Habas Jan" w:date="2021-02-07T17:31:00Z">
          <w:pPr>
            <w:spacing w:after="0" w:line="240" w:lineRule="auto"/>
            <w:jc w:val="left"/>
          </w:pPr>
        </w:pPrChange>
      </w:pPr>
      <w:ins w:id="1788" w:author="Habas Jan" w:date="2021-02-07T18:03:00Z"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6432" behindDoc="1" locked="0" layoutInCell="1" allowOverlap="1" wp14:anchorId="1E2D277C" wp14:editId="50A3A567">
                  <wp:simplePos x="0" y="0"/>
                  <wp:positionH relativeFrom="column">
                    <wp:posOffset>1746250</wp:posOffset>
                  </wp:positionH>
                  <wp:positionV relativeFrom="paragraph">
                    <wp:posOffset>1703070</wp:posOffset>
                  </wp:positionV>
                  <wp:extent cx="2264410" cy="635"/>
                  <wp:effectExtent l="0" t="0" r="0" b="0"/>
                  <wp:wrapNone/>
                  <wp:docPr id="14" name="Textové pole 1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264410" cy="6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9568C74" w14:textId="621E86F3" w:rsidR="00870085" w:rsidRPr="004177B0" w:rsidRDefault="00870085" w:rsidP="00870085">
                              <w:pPr>
                                <w:pStyle w:val="Titulek"/>
                                <w:rPr>
                                  <w:noProof/>
                                </w:rPr>
                                <w:pPrChange w:id="1789" w:author="Habas Jan" w:date="2021-02-07T18:03:00Z">
                                  <w:pPr>
                                    <w:pStyle w:val="Nadpis2"/>
                                  </w:pPr>
                                </w:pPrChange>
                              </w:pPr>
                              <w:proofErr w:type="spellStart"/>
                              <w:ins w:id="1790" w:author="Habas Jan" w:date="2021-02-07T18:03:00Z">
                                <w:r>
                                  <w:t>Obrázek</w:t>
                                </w:r>
                                <w:proofErr w:type="spellEnd"/>
                                <w: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SEQ Obrázek \* ARABIC </w:instrText>
                                </w:r>
                              </w:ins>
                              <w:r>
                                <w:fldChar w:fldCharType="separate"/>
                              </w:r>
                              <w:ins w:id="1791" w:author="Habas Jan" w:date="2021-02-07T18:03:00Z">
                                <w:r>
                                  <w:rPr>
                                    <w:noProof/>
                                  </w:rPr>
                                  <w:t>8</w:t>
                                </w:r>
                                <w:r>
                                  <w:fldChar w:fldCharType="end"/>
                                </w:r>
                                <w:r>
                                  <w:t xml:space="preserve"> </w:t>
                                </w:r>
                                <w:proofErr w:type="spellStart"/>
                                <w:r>
                                  <w:t>Ukázka</w:t>
                                </w:r>
                                <w:proofErr w:type="spellEnd"/>
                                <w:r>
                                  <w:t xml:space="preserve"> </w:t>
                                </w:r>
                                <w:proofErr w:type="spellStart"/>
                                <w:r>
                                  <w:t>samotného</w:t>
                                </w:r>
                                <w:proofErr w:type="spellEnd"/>
                                <w:r>
                                  <w:t xml:space="preserve"> </w:t>
                                </w:r>
                                <w:proofErr w:type="spellStart"/>
                                <w:r>
                                  <w:t>praku</w:t>
                                </w:r>
                              </w:ins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w14:anchorId="1E2D277C" id="Textové pole 14" o:spid="_x0000_s1028" type="#_x0000_t202" style="position:absolute;left:0;text-align:left;margin-left:137.5pt;margin-top:134.1pt;width:178.3pt;height:.0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" stroked="f">
                  <v:textbox style="mso-fit-shape-to-text:t" inset="0,0,0,0">
                    <w:txbxContent>
                      <w:p w14:paraId="19568C74" w14:textId="621E86F3" w:rsidR="00870085" w:rsidRPr="004177B0" w:rsidRDefault="00870085" w:rsidP="00870085">
                        <w:pPr>
                          <w:pStyle w:val="Titulek"/>
                          <w:rPr>
                            <w:noProof/>
                          </w:rPr>
                          <w:pPrChange w:id="1792" w:author="Habas Jan" w:date="2021-02-07T18:03:00Z">
                            <w:pPr>
                              <w:pStyle w:val="Nadpis2"/>
                            </w:pPr>
                          </w:pPrChange>
                        </w:pPr>
                        <w:proofErr w:type="spellStart"/>
                        <w:ins w:id="1793" w:author="Habas Jan" w:date="2021-02-07T18:03:00Z">
                          <w:r>
                            <w:t>Obrázek</w:t>
                          </w:r>
                          <w:proofErr w:type="spellEnd"/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SEQ Obrázek \* ARABIC </w:instrText>
                          </w:r>
                        </w:ins>
                        <w:r>
                          <w:fldChar w:fldCharType="separate"/>
                        </w:r>
                        <w:ins w:id="1794" w:author="Habas Jan" w:date="2021-02-07T18:03:00Z">
                          <w:r>
                            <w:rPr>
                              <w:noProof/>
                            </w:rPr>
                            <w:t>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proofErr w:type="spellStart"/>
                          <w:r>
                            <w:t>Ukázka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samotného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praku</w:t>
                          </w:r>
                        </w:ins>
                        <w:proofErr w:type="spellEnd"/>
                      </w:p>
                    </w:txbxContent>
                  </v:textbox>
                </v:shape>
              </w:pict>
            </mc:Fallback>
          </mc:AlternateContent>
        </w:r>
        <w:r w:rsidR="006620F4">
          <w:rPr>
            <w:noProof/>
          </w:rPr>
          <w:drawing>
            <wp:anchor distT="0" distB="0" distL="114300" distR="114300" simplePos="0" relativeHeight="251664384" behindDoc="1" locked="0" layoutInCell="1" allowOverlap="1" wp14:anchorId="3CF487CF" wp14:editId="661A1D98">
              <wp:simplePos x="0" y="0"/>
              <wp:positionH relativeFrom="margin">
                <wp:align>center</wp:align>
              </wp:positionH>
              <wp:positionV relativeFrom="paragraph">
                <wp:posOffset>4445</wp:posOffset>
              </wp:positionV>
              <wp:extent cx="2264842" cy="1641763"/>
              <wp:effectExtent l="0" t="0" r="2540" b="0"/>
              <wp:wrapNone/>
              <wp:docPr id="13" name="Obrázek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64842" cy="164176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ins>
      <w:ins w:id="1795" w:author="KOUPIL Jan" w:date="2021-01-26T13:27:00Z">
        <w:r w:rsidR="00EE2EB9" w:rsidRPr="00484468">
          <w:rPr>
            <w:rFonts w:ascii="Cambria" w:hAnsi="Cambria"/>
            <w:lang w:val="cs-CZ"/>
            <w:rPrChange w:id="1796" w:author="Habas Jan" w:date="2021-02-07T17:31:00Z">
              <w:rPr>
                <w:rFonts w:ascii="Cambria" w:hAnsi="Cambria"/>
                <w:lang w:val="cs-CZ"/>
              </w:rPr>
            </w:rPrChange>
          </w:rPr>
          <w:br w:type="page"/>
        </w:r>
      </w:ins>
    </w:p>
    <w:customXmlInsRangeStart w:id="1797" w:author="KOUPIL Jan" w:date="2021-01-26T13:27:00Z"/>
    <w:bookmarkStart w:id="1798" w:name="_Toc63611585" w:displacedByCustomXml="next"/>
    <w:sdt>
      <w:sdtPr>
        <w:rPr>
          <w:rFonts w:ascii="Cambria" w:eastAsiaTheme="minorHAnsi" w:hAnsi="Cambria" w:cs="Times New Roman"/>
          <w:color w:val="auto"/>
          <w:sz w:val="24"/>
          <w:szCs w:val="22"/>
          <w:lang w:val="cs-CZ"/>
          <w:rPrChange w:id="1799" w:author="Habas Jan" w:date="2021-02-07T17:31:00Z">
            <w:rPr>
              <w:rFonts w:ascii="Times New Roman" w:eastAsiaTheme="minorHAnsi" w:hAnsi="Times New Roman" w:cs="Times New Roman"/>
              <w:color w:val="auto"/>
              <w:sz w:val="24"/>
              <w:szCs w:val="22"/>
              <w:lang w:val="cs-CZ"/>
            </w:rPr>
          </w:rPrChange>
        </w:rPr>
        <w:id w:val="-447930619"/>
        <w:docPartObj>
          <w:docPartGallery w:val="Bibliographies"/>
          <w:docPartUnique/>
        </w:docPartObj>
      </w:sdtPr>
      <w:sdtEndPr>
        <w:rPr>
          <w:lang w:val="en-GB"/>
          <w:rPrChange w:id="1800" w:author="Habas Jan" w:date="2021-02-07T17:31:00Z">
            <w:rPr/>
          </w:rPrChange>
        </w:rPr>
      </w:sdtEndPr>
      <w:sdtContent>
        <w:customXmlInsRangeEnd w:id="1797"/>
        <w:p w14:paraId="6E27E60B" w14:textId="2C41C81F" w:rsidR="00EE2EB9" w:rsidRPr="00484468" w:rsidRDefault="00EE2EB9">
          <w:pPr>
            <w:pStyle w:val="Nadpis1"/>
            <w:rPr>
              <w:ins w:id="1801" w:author="KOUPIL Jan" w:date="2021-01-26T13:27:00Z"/>
              <w:rFonts w:ascii="Cambria" w:hAnsi="Cambria"/>
              <w:rPrChange w:id="1802" w:author="Habas Jan" w:date="2021-02-07T17:31:00Z">
                <w:rPr>
                  <w:ins w:id="1803" w:author="KOUPIL Jan" w:date="2021-01-26T13:27:00Z"/>
                </w:rPr>
              </w:rPrChange>
            </w:rPr>
          </w:pPr>
          <w:ins w:id="1804" w:author="KOUPIL Jan" w:date="2021-01-26T13:27:00Z">
            <w:r w:rsidRPr="00484468">
              <w:rPr>
                <w:rFonts w:ascii="Cambria" w:hAnsi="Cambria"/>
                <w:lang w:val="cs-CZ"/>
                <w:rPrChange w:id="1805" w:author="Habas Jan" w:date="2021-02-07T17:31:00Z">
                  <w:rPr>
                    <w:lang w:val="cs-CZ"/>
                  </w:rPr>
                </w:rPrChange>
              </w:rPr>
              <w:t>Reference</w:t>
            </w:r>
            <w:bookmarkEnd w:id="1798"/>
          </w:ins>
        </w:p>
        <w:customXmlInsRangeStart w:id="1806" w:author="KOUPIL Jan" w:date="2021-01-26T13:27:00Z"/>
        <w:sdt>
          <w:sdtPr>
            <w:rPr>
              <w:rFonts w:ascii="Cambria" w:hAnsi="Cambria"/>
              <w:rPrChange w:id="1807" w:author="Habas Jan" w:date="2021-02-07T17:31:00Z">
                <w:rPr/>
              </w:rPrChange>
            </w:rPr>
            <w:id w:val="-573587230"/>
            <w:bibliography/>
          </w:sdtPr>
          <w:sdtEndPr>
            <w:rPr>
              <w:rPrChange w:id="1808" w:author="Habas Jan" w:date="2021-02-07T17:31:00Z">
                <w:rPr/>
              </w:rPrChange>
            </w:rPr>
          </w:sdtEndPr>
          <w:sdtContent>
            <w:customXmlInsRangeEnd w:id="1806"/>
            <w:p w14:paraId="1B9AFF17" w14:textId="77777777" w:rsidR="00B955E9" w:rsidRDefault="00EE2EB9">
              <w:pPr>
                <w:rPr>
                  <w:rFonts w:asciiTheme="minorHAnsi" w:hAnsiTheme="minorHAnsi" w:cstheme="minorBidi"/>
                  <w:noProof/>
                  <w:sz w:val="22"/>
                  <w:lang w:val="cs-CZ"/>
                </w:rPr>
              </w:pPr>
              <w:ins w:id="1809" w:author="KOUPIL Jan" w:date="2021-01-26T13:27:00Z">
                <w:r w:rsidRPr="00484468">
                  <w:rPr>
                    <w:rFonts w:ascii="Cambria" w:hAnsi="Cambria"/>
                    <w:rPrChange w:id="1810" w:author="Habas Jan" w:date="2021-02-07T17:31:00Z">
                      <w:rPr/>
                    </w:rPrChange>
                  </w:rPr>
                  <w:fldChar w:fldCharType="begin"/>
                </w:r>
                <w:r w:rsidRPr="00484468">
                  <w:rPr>
                    <w:rFonts w:ascii="Cambria" w:hAnsi="Cambria"/>
                    <w:rPrChange w:id="1811" w:author="Habas Jan" w:date="2021-02-07T17:31:00Z">
                      <w:rPr/>
                    </w:rPrChange>
                  </w:rPr>
                  <w:instrText>BIBLIOGRAPHY</w:instrText>
                </w:r>
                <w:r w:rsidRPr="00484468">
                  <w:rPr>
                    <w:rFonts w:ascii="Cambria" w:hAnsi="Cambria"/>
                    <w:rPrChange w:id="1812" w:author="Habas Jan" w:date="2021-02-07T17:31:00Z">
                      <w:rPr/>
                    </w:rPrChange>
                  </w:rPr>
                  <w:fldChar w:fldCharType="separate"/>
                </w:r>
              </w:ins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35"/>
                <w:gridCol w:w="8735"/>
              </w:tblGrid>
              <w:tr w:rsidR="00B955E9" w14:paraId="6BB08DEE" w14:textId="77777777">
                <w:trPr>
                  <w:divId w:val="247428055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C187483" w14:textId="630A4236" w:rsidR="00B955E9" w:rsidRDefault="00B955E9">
                    <w:pPr>
                      <w:pStyle w:val="Bibliografie"/>
                      <w:rPr>
                        <w:noProof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13A7BE9" w14:textId="77777777" w:rsidR="00B955E9" w:rsidRDefault="00B955E9">
                    <w:pPr>
                      <w:pStyle w:val="Bibliografie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„Worms (series) - Wikipedia,“ [Online]. Available: https://en.wikipedia.org/wiki/Worms_(series).</w:t>
                    </w:r>
                  </w:p>
                </w:tc>
              </w:tr>
              <w:tr w:rsidR="00B955E9" w14:paraId="5649D48B" w14:textId="77777777">
                <w:trPr>
                  <w:divId w:val="247428055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F41E010" w14:textId="77777777" w:rsidR="00B955E9" w:rsidRDefault="00B955E9">
                    <w:pPr>
                      <w:pStyle w:val="Bibliografie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D3DC8B6" w14:textId="77777777" w:rsidR="00B955E9" w:rsidRDefault="00B955E9">
                    <w:pPr>
                      <w:pStyle w:val="Bibliografie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„matter.js,“ 26 01 2021. [Online]. Available: https://brm.io/matter-js/.</w:t>
                    </w:r>
                  </w:p>
                </w:tc>
              </w:tr>
              <w:tr w:rsidR="00B955E9" w14:paraId="1ED92D74" w14:textId="77777777">
                <w:trPr>
                  <w:divId w:val="247428055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96BBDF2" w14:textId="77777777" w:rsidR="00B955E9" w:rsidRDefault="00B955E9">
                    <w:pPr>
                      <w:pStyle w:val="Bibliografie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562EADE" w14:textId="77777777" w:rsidR="00B955E9" w:rsidRDefault="00B955E9">
                    <w:pPr>
                      <w:pStyle w:val="Bibliografie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„Porovnání Matter js,“ [Online]. Available: https://www.reddit.com/r/javascript/comments/d40odd/askjs_best_js_physics_library_for_2019/.</w:t>
                    </w:r>
                  </w:p>
                </w:tc>
              </w:tr>
              <w:tr w:rsidR="00B955E9" w14:paraId="6F65B91E" w14:textId="77777777">
                <w:trPr>
                  <w:divId w:val="247428055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CB176B6" w14:textId="77777777" w:rsidR="00B955E9" w:rsidRDefault="00B955E9">
                    <w:pPr>
                      <w:pStyle w:val="Bibliografie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F23E71B" w14:textId="77777777" w:rsidR="00B955E9" w:rsidRDefault="00B955E9">
                    <w:pPr>
                      <w:pStyle w:val="Bibliografie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„Perlinův šum - Wikipedia,“ [Online]. Available: https://cs.wikipedia.org/wiki/Perlin%C5%AFv_%C5%A1um.</w:t>
                    </w:r>
                  </w:p>
                </w:tc>
              </w:tr>
              <w:tr w:rsidR="00B955E9" w14:paraId="43639F2C" w14:textId="77777777">
                <w:trPr>
                  <w:divId w:val="247428055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C7BAA96" w14:textId="77777777" w:rsidR="00B955E9" w:rsidRDefault="00B955E9">
                    <w:pPr>
                      <w:pStyle w:val="Bibliografie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F4C0B8B" w14:textId="77777777" w:rsidR="00B955E9" w:rsidRDefault="00B955E9">
                    <w:pPr>
                      <w:pStyle w:val="Bibliografie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„D3.js draw,“ [Online]. Available: https://gist.github.com/RiseupDev/b07f7ccc1c499efc24e9.</w:t>
                    </w:r>
                  </w:p>
                </w:tc>
              </w:tr>
              <w:tr w:rsidR="00B955E9" w14:paraId="7D1597F4" w14:textId="77777777">
                <w:trPr>
                  <w:divId w:val="247428055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FDE465B" w14:textId="77777777" w:rsidR="00B955E9" w:rsidRDefault="00B955E9">
                    <w:pPr>
                      <w:pStyle w:val="Bibliografie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[6]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D3DF60F" w14:textId="77777777" w:rsidR="00B955E9" w:rsidRDefault="00B955E9">
                    <w:pPr>
                      <w:pStyle w:val="Bibliografie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„Vzorec pro kruh,“ [Online]. Available: https://math.stackexchange.com/questions/198764/how-to-know-if-a-point-is-inside-a-circle.</w:t>
                    </w:r>
                  </w:p>
                </w:tc>
              </w:tr>
            </w:tbl>
            <w:p w14:paraId="40736B3E" w14:textId="77777777" w:rsidR="00B955E9" w:rsidRDefault="00B955E9">
              <w:pPr>
                <w:divId w:val="247428055"/>
                <w:rPr>
                  <w:rFonts w:eastAsia="Times New Roman"/>
                  <w:noProof/>
                </w:rPr>
              </w:pPr>
            </w:p>
            <w:p w14:paraId="0BB1334E" w14:textId="7E30ABF5" w:rsidR="00EE2EB9" w:rsidRPr="00484468" w:rsidRDefault="00EE2EB9">
              <w:pPr>
                <w:rPr>
                  <w:ins w:id="1813" w:author="KOUPIL Jan" w:date="2021-01-26T13:27:00Z"/>
                  <w:rFonts w:ascii="Cambria" w:hAnsi="Cambria"/>
                  <w:rPrChange w:id="1814" w:author="Habas Jan" w:date="2021-02-07T17:31:00Z">
                    <w:rPr>
                      <w:ins w:id="1815" w:author="KOUPIL Jan" w:date="2021-01-26T13:27:00Z"/>
                    </w:rPr>
                  </w:rPrChange>
                </w:rPr>
              </w:pPr>
              <w:ins w:id="1816" w:author="KOUPIL Jan" w:date="2021-01-26T13:27:00Z">
                <w:r w:rsidRPr="00484468">
                  <w:rPr>
                    <w:rFonts w:ascii="Cambria" w:hAnsi="Cambria"/>
                    <w:b/>
                    <w:bCs/>
                    <w:rPrChange w:id="1817" w:author="Habas Jan" w:date="2021-02-07T17:31:00Z">
                      <w:rPr>
                        <w:b/>
                        <w:bCs/>
                      </w:rPr>
                    </w:rPrChange>
                  </w:rPr>
                  <w:fldChar w:fldCharType="end"/>
                </w:r>
              </w:ins>
            </w:p>
            <w:customXmlInsRangeStart w:id="1818" w:author="KOUPIL Jan" w:date="2021-01-26T13:27:00Z"/>
          </w:sdtContent>
        </w:sdt>
        <w:customXmlInsRangeEnd w:id="1818"/>
        <w:customXmlInsRangeStart w:id="1819" w:author="KOUPIL Jan" w:date="2021-01-26T13:27:00Z"/>
      </w:sdtContent>
    </w:sdt>
    <w:customXmlInsRangeEnd w:id="1819"/>
    <w:p w14:paraId="2BDF7CD1" w14:textId="77777777" w:rsidR="00637AC7" w:rsidRPr="00484468" w:rsidRDefault="00637AC7">
      <w:pPr>
        <w:rPr>
          <w:rFonts w:ascii="Cambria" w:hAnsi="Cambria"/>
          <w:lang w:val="cs-CZ"/>
        </w:rPr>
      </w:pPr>
    </w:p>
    <w:sectPr w:rsidR="00637AC7" w:rsidRPr="00484468">
      <w:footerReference w:type="default" r:id="rId19"/>
      <w:pgSz w:w="11906" w:h="16838"/>
      <w:pgMar w:top="1701" w:right="1418" w:bottom="1701" w:left="1418" w:header="0" w:footer="709" w:gutter="0"/>
      <w:pgNumType w:start="1"/>
      <w:cols w:space="708"/>
      <w:formProt w:val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1" w:author="KOUPIL Jan" w:date="2021-01-24T17:42:00Z" w:initials="KJ">
    <w:p w14:paraId="3C62A9D1" w14:textId="07680E60" w:rsidR="0024461F" w:rsidRDefault="0024461F">
      <w:pPr>
        <w:pStyle w:val="Textkomente"/>
      </w:pPr>
      <w:r>
        <w:rPr>
          <w:rStyle w:val="Odkaznakoment"/>
        </w:rPr>
        <w:annotationRef/>
      </w:r>
      <w:r>
        <w:t>Budete podávat jako SOČ? Pokud ne, tak pak změníme</w:t>
      </w:r>
      <w:r w:rsidR="005442D5">
        <w:t xml:space="preserve"> list záhlaví</w:t>
      </w:r>
    </w:p>
  </w:comment>
  <w:comment w:id="428" w:author="KOUPIL Jan" w:date="2021-01-24T17:43:00Z" w:initials="KJ">
    <w:p w14:paraId="44680CBC" w14:textId="39426DB8" w:rsidR="007D65AF" w:rsidRDefault="007D65AF">
      <w:pPr>
        <w:pStyle w:val="Textkomente"/>
      </w:pPr>
      <w:r>
        <w:rPr>
          <w:rStyle w:val="Odkaznakoment"/>
        </w:rPr>
        <w:annotationRef/>
      </w:r>
      <w:r>
        <w:t>Citace nutná – a týká se I všech následujících odstavců, pokud tam nejsou myšlenky, které jsou</w:t>
      </w:r>
      <w:r w:rsidR="001C3AEB">
        <w:t xml:space="preserve"> čistě vase originální.</w:t>
      </w:r>
    </w:p>
  </w:comment>
  <w:comment w:id="501" w:author="KOUPIL Jan" w:date="2021-01-24T17:45:00Z" w:initials="KJ">
    <w:p w14:paraId="2E9270B0" w14:textId="1679D047" w:rsidR="00F13F14" w:rsidRDefault="00F13F14">
      <w:pPr>
        <w:pStyle w:val="Textkomente"/>
      </w:pPr>
      <w:r>
        <w:rPr>
          <w:rStyle w:val="Odkaznakoment"/>
        </w:rPr>
        <w:annotationRef/>
      </w:r>
      <w:r>
        <w:t>Hodně hovorové</w:t>
      </w:r>
      <w:r w:rsidR="001D70B0">
        <w:t>, příliš osobní</w:t>
      </w:r>
      <w:r>
        <w:t>.</w:t>
      </w:r>
      <w:r w:rsidR="001D70B0">
        <w:t xml:space="preserve"> </w:t>
      </w:r>
      <w:r>
        <w:t>Zkusíme něco jako “V žánru Artillery Game se hr</w:t>
      </w:r>
      <w:r w:rsidR="001D70B0">
        <w:t>á</w:t>
      </w:r>
      <w:r>
        <w:t>či pomocí postaviček (tanky, červíci</w:t>
      </w:r>
      <w:r w:rsidR="001D70B0">
        <w:t xml:space="preserve"> atd.</w:t>
      </w:r>
      <w:r>
        <w:t>)</w:t>
      </w:r>
      <w:r w:rsidR="001D70B0">
        <w:t xml:space="preserve"> snaží zasáhnout nepříteslé cíle…</w:t>
      </w:r>
      <w:r>
        <w:t xml:space="preserve">” </w:t>
      </w:r>
    </w:p>
  </w:comment>
  <w:comment w:id="544" w:author="KOUPIL Jan" w:date="2021-01-24T17:48:00Z" w:initials="KJ">
    <w:p w14:paraId="69828435" w14:textId="1C161C9B" w:rsidR="00CD7409" w:rsidRDefault="00CD7409">
      <w:pPr>
        <w:pStyle w:val="Textkomente"/>
      </w:pPr>
      <w:r>
        <w:rPr>
          <w:rStyle w:val="Odkaznakoment"/>
        </w:rPr>
        <w:annotationRef/>
      </w:r>
      <w:r>
        <w:t>Nerozumím poslední větě</w:t>
      </w:r>
    </w:p>
  </w:comment>
  <w:comment w:id="553" w:author="KOUPIL Jan" w:date="2021-01-24T17:48:00Z" w:initials="KJ">
    <w:p w14:paraId="17542866" w14:textId="68382F1D" w:rsidR="00CD7409" w:rsidRDefault="00CD7409">
      <w:pPr>
        <w:pStyle w:val="Textkomente"/>
      </w:pPr>
      <w:r>
        <w:rPr>
          <w:rStyle w:val="Odkaznakoment"/>
        </w:rPr>
        <w:annotationRef/>
      </w:r>
      <w:r>
        <w:t>To už říká předchozí, škrtl bych</w:t>
      </w:r>
    </w:p>
  </w:comment>
  <w:comment w:id="565" w:author="KOUPIL Jan" w:date="2021-01-24T17:48:00Z" w:initials="KJ">
    <w:p w14:paraId="0A3CE20B" w14:textId="22FE52AC" w:rsidR="00CF3B6D" w:rsidRDefault="00CF3B6D">
      <w:pPr>
        <w:pStyle w:val="Textkomente"/>
      </w:pPr>
      <w:r>
        <w:rPr>
          <w:rStyle w:val="Odkaznakoment"/>
        </w:rPr>
        <w:annotationRef/>
      </w:r>
      <w:r>
        <w:t>Pro simulaci fyziky jsem zvolil knihovnu…</w:t>
      </w:r>
    </w:p>
  </w:comment>
  <w:comment w:id="576" w:author="KOUPIL Jan" w:date="2021-01-24T17:49:00Z" w:initials="KJ">
    <w:p w14:paraId="11B66408" w14:textId="102192F0" w:rsidR="00CF3B6D" w:rsidRDefault="00CF3B6D">
      <w:pPr>
        <w:pStyle w:val="Textkomente"/>
      </w:pPr>
      <w:r>
        <w:rPr>
          <w:rStyle w:val="Odkaznakoment"/>
        </w:rPr>
        <w:annotationRef/>
      </w:r>
      <w:r>
        <w:t>Reference, reference, reference</w:t>
      </w:r>
      <w:r w:rsidR="009B6E8D">
        <w:t>, týká se všeho tevchnologií atd.</w:t>
      </w:r>
    </w:p>
  </w:comment>
  <w:comment w:id="620" w:author="KOUPIL Jan" w:date="2021-01-24T17:50:00Z" w:initials="KJ">
    <w:p w14:paraId="5EA439C5" w14:textId="411F00C2" w:rsidR="009B6E8D" w:rsidRDefault="009B6E8D">
      <w:pPr>
        <w:pStyle w:val="Textkomente"/>
      </w:pPr>
      <w:r>
        <w:rPr>
          <w:rStyle w:val="Odkaznakoment"/>
        </w:rPr>
        <w:annotationRef/>
      </w:r>
      <w:r>
        <w:t>Okomentovat, co to znamená, a proč – doložit citací</w:t>
      </w:r>
    </w:p>
  </w:comment>
  <w:comment w:id="633" w:author="KOUPIL Jan" w:date="2021-01-24T17:51:00Z" w:initials="KJ">
    <w:p w14:paraId="730EB509" w14:textId="6D389EC0" w:rsidR="009B6E8D" w:rsidRDefault="009B6E8D">
      <w:pPr>
        <w:pStyle w:val="Textkomente"/>
      </w:pPr>
      <w:r>
        <w:rPr>
          <w:rStyle w:val="Odkaznakoment"/>
        </w:rPr>
        <w:annotationRef/>
      </w:r>
      <w:r>
        <w:t xml:space="preserve">Asi vložena nebo načtena? Implementována by znamenalo, že </w:t>
      </w:r>
      <w:r w:rsidR="000E5B28">
        <w:t>jste ji sám napsal podle nějaké specifikace</w:t>
      </w:r>
    </w:p>
  </w:comment>
  <w:comment w:id="639" w:author="KOUPIL Jan" w:date="2021-01-24T17:59:00Z" w:initials="KJ">
    <w:p w14:paraId="03E05F82" w14:textId="6450DD45" w:rsidR="00EC5EDF" w:rsidRDefault="00EC5EDF">
      <w:pPr>
        <w:pStyle w:val="Textkomente"/>
      </w:pPr>
      <w:r>
        <w:rPr>
          <w:rStyle w:val="Odkaznakoment"/>
        </w:rPr>
        <w:annotationRef/>
      </w:r>
      <w:r w:rsidR="00F83D0B">
        <w:t>svoji nebo svou</w:t>
      </w:r>
    </w:p>
  </w:comment>
  <w:comment w:id="709" w:author="KOUPIL Jan" w:date="2021-01-24T18:01:00Z" w:initials="KJ">
    <w:p w14:paraId="3C595E7B" w14:textId="313F560D" w:rsidR="00BF778A" w:rsidRDefault="00BF778A">
      <w:pPr>
        <w:pStyle w:val="Textkomente"/>
      </w:pPr>
      <w:r>
        <w:rPr>
          <w:rStyle w:val="Odkaznakoment"/>
        </w:rPr>
        <w:annotationRef/>
      </w:r>
      <w:r>
        <w:t>V textu velice naužíváno ukazovací jméno TENTO (to, tím , takto, tímto</w:t>
      </w:r>
      <w:r w:rsidR="00CE3CB1">
        <w:t>…</w:t>
      </w:r>
      <w:r>
        <w:t>)</w:t>
      </w:r>
      <w:r w:rsidR="00CE3CB1">
        <w:t>. Hledejte cesty, jak se bez něj obejít</w:t>
      </w:r>
    </w:p>
  </w:comment>
  <w:comment w:id="740" w:author="KOUPIL Jan" w:date="2021-01-24T18:02:00Z" w:initials="KJ">
    <w:p w14:paraId="772CB031" w14:textId="30CBB850" w:rsidR="000B786E" w:rsidRDefault="000B786E">
      <w:pPr>
        <w:pStyle w:val="Textkomente"/>
      </w:pPr>
      <w:r>
        <w:rPr>
          <w:rStyle w:val="Odkaznakoment"/>
        </w:rPr>
        <w:annotationRef/>
      </w:r>
      <w:r>
        <w:t>???</w:t>
      </w:r>
    </w:p>
  </w:comment>
  <w:comment w:id="746" w:author="KOUPIL Jan" w:date="2021-01-24T18:02:00Z" w:initials="KJ">
    <w:p w14:paraId="1C2F627C" w14:textId="2ECF4969" w:rsidR="002425CE" w:rsidRDefault="002425CE">
      <w:pPr>
        <w:pStyle w:val="Textkomente"/>
      </w:pPr>
      <w:r>
        <w:rPr>
          <w:rStyle w:val="Odkaznakoment"/>
        </w:rPr>
        <w:annotationRef/>
      </w:r>
      <w:r>
        <w:t>Má to smysl uvádět?</w:t>
      </w:r>
    </w:p>
  </w:comment>
  <w:comment w:id="777" w:author="KOUPIL Jan" w:date="2021-01-24T18:04:00Z" w:initials="KJ">
    <w:p w14:paraId="75A72FF3" w14:textId="3BB9BA6B" w:rsidR="00335714" w:rsidRDefault="00335714">
      <w:pPr>
        <w:pStyle w:val="Textkomente"/>
      </w:pPr>
      <w:r>
        <w:rPr>
          <w:rStyle w:val="Odkaznakoment"/>
        </w:rPr>
        <w:annotationRef/>
      </w:r>
      <w:r>
        <w:t>GIFy jsou take obrázky, ne?</w:t>
      </w:r>
    </w:p>
  </w:comment>
  <w:comment w:id="812" w:author="KOUPIL Jan" w:date="2021-01-24T18:04:00Z" w:initials="KJ">
    <w:p w14:paraId="7CDF5A40" w14:textId="733B02A8" w:rsidR="008F32C2" w:rsidRDefault="008F32C2">
      <w:pPr>
        <w:pStyle w:val="Textkomente"/>
      </w:pPr>
      <w:r>
        <w:rPr>
          <w:rStyle w:val="Odkaznakoment"/>
        </w:rPr>
        <w:annotationRef/>
      </w:r>
      <w:r>
        <w:t>Optimální znamená česky nejlepší. Je tedy vice nejlepší?</w:t>
      </w:r>
    </w:p>
  </w:comment>
  <w:comment w:id="847" w:author="KOUPIL Jan" w:date="2021-01-24T18:06:00Z" w:initials="KJ">
    <w:p w14:paraId="7A118E43" w14:textId="481EFE3F" w:rsidR="006F3B81" w:rsidRDefault="006F3B81">
      <w:pPr>
        <w:pStyle w:val="Textkomente"/>
      </w:pPr>
      <w:r>
        <w:rPr>
          <w:rStyle w:val="Odkaznakoment"/>
        </w:rPr>
        <w:annotationRef/>
      </w:r>
      <w:r>
        <w:t xml:space="preserve">Možná tomu rozumím špatně, pokud ale chápu, napsal bych spíš “klíčovým objektem pro knihovnu Matter.js je tzv. world. V něm </w:t>
      </w:r>
      <w:r w:rsidR="00DE6F3F">
        <w:t>uchovává své objekty …</w:t>
      </w:r>
      <w:r>
        <w:t>”</w:t>
      </w:r>
    </w:p>
  </w:comment>
  <w:comment w:id="855" w:author="KOUPIL Jan" w:date="2021-01-24T18:07:00Z" w:initials="KJ">
    <w:p w14:paraId="680C8A48" w14:textId="270DC27C" w:rsidR="00DE6F3F" w:rsidRDefault="00DE6F3F">
      <w:pPr>
        <w:pStyle w:val="Textkomente"/>
      </w:pPr>
      <w:r>
        <w:rPr>
          <w:rStyle w:val="Odkaznakoment"/>
        </w:rPr>
        <w:annotationRef/>
      </w:r>
      <w:r>
        <w:t xml:space="preserve">Pokud napíšeme jen tohle, </w:t>
      </w:r>
      <w:r w:rsidR="001E62BB">
        <w:t>neměli bychom psát spíš nic, takhle to vypadá “nezvládl jsem”</w:t>
      </w:r>
      <w:r w:rsidR="00234227">
        <w:t>.</w:t>
      </w:r>
    </w:p>
  </w:comment>
  <w:comment w:id="866" w:author="KOUPIL Jan" w:date="2021-01-24T18:08:00Z" w:initials="KJ">
    <w:p w14:paraId="55EAD0E8" w14:textId="6A4957BA" w:rsidR="00234227" w:rsidRDefault="00234227">
      <w:pPr>
        <w:pStyle w:val="Textkomente"/>
      </w:pPr>
      <w:r>
        <w:rPr>
          <w:rStyle w:val="Odkaznakoment"/>
        </w:rPr>
        <w:annotationRef/>
      </w:r>
      <w:r>
        <w:t>Reference</w:t>
      </w:r>
    </w:p>
  </w:comment>
  <w:comment w:id="881" w:author="KOUPIL Jan" w:date="2021-01-24T18:08:00Z" w:initials="KJ">
    <w:p w14:paraId="1AB76772" w14:textId="00F2DC0C" w:rsidR="00234227" w:rsidRDefault="00234227">
      <w:pPr>
        <w:pStyle w:val="Textkomente"/>
      </w:pPr>
      <w:r>
        <w:rPr>
          <w:rStyle w:val="Odkaznakoment"/>
        </w:rPr>
        <w:annotationRef/>
      </w:r>
      <w:r>
        <w:t>Se nepodařilo najít vhodný a spolehlivý způsob, jak přenést</w:t>
      </w:r>
      <w:r w:rsidR="00B037D4">
        <w:t>…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3C62A9D1" w15:done="1"/>
  <w15:commentEx w15:paraId="44680CBC" w15:done="1"/>
  <w15:commentEx w15:paraId="2E9270B0" w15:done="1"/>
  <w15:commentEx w15:paraId="69828435" w15:done="1"/>
  <w15:commentEx w15:paraId="17542866" w15:done="1"/>
  <w15:commentEx w15:paraId="0A3CE20B" w15:done="1"/>
  <w15:commentEx w15:paraId="11B66408" w15:done="1"/>
  <w15:commentEx w15:paraId="5EA439C5" w15:done="1"/>
  <w15:commentEx w15:paraId="730EB509" w15:done="1"/>
  <w15:commentEx w15:paraId="03E05F82" w15:done="1"/>
  <w15:commentEx w15:paraId="3C595E7B" w15:done="1"/>
  <w15:commentEx w15:paraId="772CB031" w15:done="1"/>
  <w15:commentEx w15:paraId="1C2F627C" w15:done="1"/>
  <w15:commentEx w15:paraId="75A72FF3" w15:done="1"/>
  <w15:commentEx w15:paraId="7CDF5A40" w15:done="1"/>
  <w15:commentEx w15:paraId="7A118E43" w15:done="1"/>
  <w15:commentEx w15:paraId="680C8A48" w15:done="1"/>
  <w15:commentEx w15:paraId="55EAD0E8" w15:done="1"/>
  <w15:commentEx w15:paraId="1AB76772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B8301C" w16cex:dateUtc="2021-01-24T16:42:00Z"/>
  <w16cex:commentExtensible w16cex:durableId="23B8305D" w16cex:dateUtc="2021-01-24T16:43:00Z"/>
  <w16cex:commentExtensible w16cex:durableId="23B830A5" w16cex:dateUtc="2021-01-24T16:45:00Z"/>
  <w16cex:commentExtensible w16cex:durableId="23B83163" w16cex:dateUtc="2021-01-24T16:48:00Z"/>
  <w16cex:commentExtensible w16cex:durableId="23B83172" w16cex:dateUtc="2021-01-24T16:48:00Z"/>
  <w16cex:commentExtensible w16cex:durableId="23B8318B" w16cex:dateUtc="2021-01-24T16:48:00Z"/>
  <w16cex:commentExtensible w16cex:durableId="23B831A4" w16cex:dateUtc="2021-01-24T16:49:00Z"/>
  <w16cex:commentExtensible w16cex:durableId="23B831D5" w16cex:dateUtc="2021-01-24T16:50:00Z"/>
  <w16cex:commentExtensible w16cex:durableId="23B83207" w16cex:dateUtc="2021-01-24T16:51:00Z"/>
  <w16cex:commentExtensible w16cex:durableId="23B833F3" w16cex:dateUtc="2021-01-24T16:59:00Z"/>
  <w16cex:commentExtensible w16cex:durableId="23B8346F" w16cex:dateUtc="2021-01-24T17:01:00Z"/>
  <w16cex:commentExtensible w16cex:durableId="23B834C0" w16cex:dateUtc="2021-01-24T17:02:00Z"/>
  <w16cex:commentExtensible w16cex:durableId="23B834CF" w16cex:dateUtc="2021-01-24T17:02:00Z"/>
  <w16cex:commentExtensible w16cex:durableId="23B83513" w16cex:dateUtc="2021-01-24T17:04:00Z"/>
  <w16cex:commentExtensible w16cex:durableId="23B83546" w16cex:dateUtc="2021-01-24T17:04:00Z"/>
  <w16cex:commentExtensible w16cex:durableId="23B83596" w16cex:dateUtc="2021-01-24T17:06:00Z"/>
  <w16cex:commentExtensible w16cex:durableId="23B835DC" w16cex:dateUtc="2021-01-24T17:07:00Z"/>
  <w16cex:commentExtensible w16cex:durableId="23B8360C" w16cex:dateUtc="2021-01-24T17:08:00Z"/>
  <w16cex:commentExtensible w16cex:durableId="23B8361F" w16cex:dateUtc="2021-01-24T17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3C62A9D1" w16cid:durableId="23B8301C"/>
  <w16cid:commentId w16cid:paraId="44680CBC" w16cid:durableId="23B8305D"/>
  <w16cid:commentId w16cid:paraId="2E9270B0" w16cid:durableId="23B830A5"/>
  <w16cid:commentId w16cid:paraId="69828435" w16cid:durableId="23B83163"/>
  <w16cid:commentId w16cid:paraId="17542866" w16cid:durableId="23B83172"/>
  <w16cid:commentId w16cid:paraId="0A3CE20B" w16cid:durableId="23B8318B"/>
  <w16cid:commentId w16cid:paraId="11B66408" w16cid:durableId="23B831A4"/>
  <w16cid:commentId w16cid:paraId="5EA439C5" w16cid:durableId="23B831D5"/>
  <w16cid:commentId w16cid:paraId="730EB509" w16cid:durableId="23B83207"/>
  <w16cid:commentId w16cid:paraId="03E05F82" w16cid:durableId="23B833F3"/>
  <w16cid:commentId w16cid:paraId="3C595E7B" w16cid:durableId="23B8346F"/>
  <w16cid:commentId w16cid:paraId="772CB031" w16cid:durableId="23B834C0"/>
  <w16cid:commentId w16cid:paraId="1C2F627C" w16cid:durableId="23B834CF"/>
  <w16cid:commentId w16cid:paraId="75A72FF3" w16cid:durableId="23B83513"/>
  <w16cid:commentId w16cid:paraId="7CDF5A40" w16cid:durableId="23B83546"/>
  <w16cid:commentId w16cid:paraId="7A118E43" w16cid:durableId="23B83596"/>
  <w16cid:commentId w16cid:paraId="680C8A48" w16cid:durableId="23B835DC"/>
  <w16cid:commentId w16cid:paraId="55EAD0E8" w16cid:durableId="23B8360C"/>
  <w16cid:commentId w16cid:paraId="1AB76772" w16cid:durableId="23B8361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9BA771" w14:textId="77777777" w:rsidR="006F7593" w:rsidRDefault="006F7593">
      <w:pPr>
        <w:spacing w:after="0" w:line="240" w:lineRule="auto"/>
      </w:pPr>
      <w:r>
        <w:separator/>
      </w:r>
    </w:p>
  </w:endnote>
  <w:endnote w:type="continuationSeparator" w:id="0">
    <w:p w14:paraId="1CEC4F8A" w14:textId="77777777" w:rsidR="006F7593" w:rsidRDefault="006F7593">
      <w:pPr>
        <w:spacing w:after="0" w:line="240" w:lineRule="auto"/>
      </w:pPr>
      <w:r>
        <w:continuationSeparator/>
      </w:r>
    </w:p>
  </w:endnote>
  <w:endnote w:type="continuationNotice" w:id="1">
    <w:p w14:paraId="0B6A099A" w14:textId="77777777" w:rsidR="006F7593" w:rsidRDefault="006F759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2F7A7C" w14:textId="77777777" w:rsidR="00637AC7" w:rsidRDefault="00FB4CD8">
    <w:pPr>
      <w:pStyle w:val="Zpat"/>
      <w:jc w:val="center"/>
    </w:pPr>
    <w:r>
      <w:fldChar w:fldCharType="begin"/>
    </w:r>
    <w:r>
      <w:instrText>PAGE</w:instrText>
    </w:r>
    <w:r>
      <w:fldChar w:fldCharType="separate"/>
    </w:r>
    <w: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2E5325" w14:textId="77777777" w:rsidR="006F7593" w:rsidRDefault="006F7593">
      <w:pPr>
        <w:spacing w:after="0" w:line="240" w:lineRule="auto"/>
      </w:pPr>
      <w:r>
        <w:separator/>
      </w:r>
    </w:p>
  </w:footnote>
  <w:footnote w:type="continuationSeparator" w:id="0">
    <w:p w14:paraId="1D19A46F" w14:textId="77777777" w:rsidR="006F7593" w:rsidRDefault="006F7593">
      <w:pPr>
        <w:spacing w:after="0" w:line="240" w:lineRule="auto"/>
      </w:pPr>
      <w:r>
        <w:continuationSeparator/>
      </w:r>
    </w:p>
  </w:footnote>
  <w:footnote w:type="continuationNotice" w:id="1">
    <w:p w14:paraId="71EF376B" w14:textId="77777777" w:rsidR="006F7593" w:rsidRDefault="006F7593">
      <w:pPr>
        <w:spacing w:after="0" w:line="240" w:lineRule="auto"/>
      </w:pP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Habas Jan">
    <w15:presenceInfo w15:providerId="AD" w15:userId="S::habaja@delta-studenti.cz::fe25cad5-0f95-430d-8b40-437d14f74572"/>
  </w15:person>
  <w15:person w15:author="KOUPIL Jan">
    <w15:presenceInfo w15:providerId="AD" w15:userId="S::koupja@delta-skola.cz::e926d9f2-b86a-408f-b8de-77ef0706564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trackRevisions/>
  <w:defaultTabStop w:val="708"/>
  <w:autoHyphenation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AC7"/>
    <w:rsid w:val="00006B58"/>
    <w:rsid w:val="000134FB"/>
    <w:rsid w:val="00041101"/>
    <w:rsid w:val="00046263"/>
    <w:rsid w:val="00052B32"/>
    <w:rsid w:val="000831DF"/>
    <w:rsid w:val="00083447"/>
    <w:rsid w:val="000B786E"/>
    <w:rsid w:val="000C5447"/>
    <w:rsid w:val="000D3E87"/>
    <w:rsid w:val="000D3FB3"/>
    <w:rsid w:val="000E1096"/>
    <w:rsid w:val="000E2679"/>
    <w:rsid w:val="000E3BA9"/>
    <w:rsid w:val="000E5B28"/>
    <w:rsid w:val="00102F4F"/>
    <w:rsid w:val="00126162"/>
    <w:rsid w:val="001275A6"/>
    <w:rsid w:val="001428EE"/>
    <w:rsid w:val="0015623C"/>
    <w:rsid w:val="00156372"/>
    <w:rsid w:val="00167E1F"/>
    <w:rsid w:val="00180DD7"/>
    <w:rsid w:val="001917E7"/>
    <w:rsid w:val="001A5F9A"/>
    <w:rsid w:val="001C0D8F"/>
    <w:rsid w:val="001C3AEB"/>
    <w:rsid w:val="001D32BC"/>
    <w:rsid w:val="001D70B0"/>
    <w:rsid w:val="001E62BB"/>
    <w:rsid w:val="00201782"/>
    <w:rsid w:val="00201F5F"/>
    <w:rsid w:val="00234227"/>
    <w:rsid w:val="00234308"/>
    <w:rsid w:val="00241ACA"/>
    <w:rsid w:val="002425CE"/>
    <w:rsid w:val="0024380E"/>
    <w:rsid w:val="0024461F"/>
    <w:rsid w:val="00246CC8"/>
    <w:rsid w:val="00266603"/>
    <w:rsid w:val="00271C6C"/>
    <w:rsid w:val="0029153F"/>
    <w:rsid w:val="00297C05"/>
    <w:rsid w:val="002B033D"/>
    <w:rsid w:val="002E1575"/>
    <w:rsid w:val="002E5226"/>
    <w:rsid w:val="002F3353"/>
    <w:rsid w:val="0032518D"/>
    <w:rsid w:val="00331AEB"/>
    <w:rsid w:val="00334D76"/>
    <w:rsid w:val="00335714"/>
    <w:rsid w:val="00335D8E"/>
    <w:rsid w:val="0033753F"/>
    <w:rsid w:val="003453D8"/>
    <w:rsid w:val="00352225"/>
    <w:rsid w:val="00355A8D"/>
    <w:rsid w:val="00395F5D"/>
    <w:rsid w:val="003A6615"/>
    <w:rsid w:val="003B0BDB"/>
    <w:rsid w:val="003C2A04"/>
    <w:rsid w:val="003D06BA"/>
    <w:rsid w:val="00403621"/>
    <w:rsid w:val="0040776C"/>
    <w:rsid w:val="00416594"/>
    <w:rsid w:val="00441B13"/>
    <w:rsid w:val="004562A1"/>
    <w:rsid w:val="00471444"/>
    <w:rsid w:val="00476B04"/>
    <w:rsid w:val="00484468"/>
    <w:rsid w:val="00495F8A"/>
    <w:rsid w:val="004A517E"/>
    <w:rsid w:val="004E34D8"/>
    <w:rsid w:val="004E6F52"/>
    <w:rsid w:val="004F6499"/>
    <w:rsid w:val="004F7575"/>
    <w:rsid w:val="00515DE3"/>
    <w:rsid w:val="00521036"/>
    <w:rsid w:val="00524C9C"/>
    <w:rsid w:val="005442D5"/>
    <w:rsid w:val="005524AE"/>
    <w:rsid w:val="00554BB7"/>
    <w:rsid w:val="00556508"/>
    <w:rsid w:val="00557CD5"/>
    <w:rsid w:val="00562FA3"/>
    <w:rsid w:val="00563010"/>
    <w:rsid w:val="0057037B"/>
    <w:rsid w:val="00572444"/>
    <w:rsid w:val="00582C5E"/>
    <w:rsid w:val="005E1C0C"/>
    <w:rsid w:val="005F7086"/>
    <w:rsid w:val="00611549"/>
    <w:rsid w:val="00622997"/>
    <w:rsid w:val="0062387C"/>
    <w:rsid w:val="006315FF"/>
    <w:rsid w:val="006321F8"/>
    <w:rsid w:val="0063369D"/>
    <w:rsid w:val="00637AC7"/>
    <w:rsid w:val="00651137"/>
    <w:rsid w:val="006620F4"/>
    <w:rsid w:val="0066389C"/>
    <w:rsid w:val="00674A2A"/>
    <w:rsid w:val="006824B3"/>
    <w:rsid w:val="00685050"/>
    <w:rsid w:val="0069686A"/>
    <w:rsid w:val="006A7CF8"/>
    <w:rsid w:val="006C00C7"/>
    <w:rsid w:val="006C02EE"/>
    <w:rsid w:val="006F3B81"/>
    <w:rsid w:val="006F7593"/>
    <w:rsid w:val="007007F6"/>
    <w:rsid w:val="0071254A"/>
    <w:rsid w:val="00755D8F"/>
    <w:rsid w:val="00763CB4"/>
    <w:rsid w:val="007771CA"/>
    <w:rsid w:val="00781D27"/>
    <w:rsid w:val="00795E40"/>
    <w:rsid w:val="007A00B5"/>
    <w:rsid w:val="007B242A"/>
    <w:rsid w:val="007B2D02"/>
    <w:rsid w:val="007C2187"/>
    <w:rsid w:val="007C30CC"/>
    <w:rsid w:val="007D01DC"/>
    <w:rsid w:val="007D65AF"/>
    <w:rsid w:val="007E3305"/>
    <w:rsid w:val="007F0BE4"/>
    <w:rsid w:val="007F6668"/>
    <w:rsid w:val="008255FF"/>
    <w:rsid w:val="008276C2"/>
    <w:rsid w:val="0083220B"/>
    <w:rsid w:val="008442D5"/>
    <w:rsid w:val="00854B4A"/>
    <w:rsid w:val="00860A10"/>
    <w:rsid w:val="0086505D"/>
    <w:rsid w:val="00870085"/>
    <w:rsid w:val="0087414F"/>
    <w:rsid w:val="00877017"/>
    <w:rsid w:val="008872AF"/>
    <w:rsid w:val="00890CF7"/>
    <w:rsid w:val="0089333C"/>
    <w:rsid w:val="008978BB"/>
    <w:rsid w:val="008A0BDF"/>
    <w:rsid w:val="008A25AB"/>
    <w:rsid w:val="008B0BB6"/>
    <w:rsid w:val="008C1AB4"/>
    <w:rsid w:val="008D2F20"/>
    <w:rsid w:val="008E3091"/>
    <w:rsid w:val="008F32C2"/>
    <w:rsid w:val="008F5A31"/>
    <w:rsid w:val="008F5A6A"/>
    <w:rsid w:val="00905E54"/>
    <w:rsid w:val="00911F27"/>
    <w:rsid w:val="00913091"/>
    <w:rsid w:val="00930C03"/>
    <w:rsid w:val="00932088"/>
    <w:rsid w:val="00932C6B"/>
    <w:rsid w:val="00937396"/>
    <w:rsid w:val="00941085"/>
    <w:rsid w:val="009433AA"/>
    <w:rsid w:val="00953F8C"/>
    <w:rsid w:val="00954332"/>
    <w:rsid w:val="00956853"/>
    <w:rsid w:val="0096264A"/>
    <w:rsid w:val="0096611B"/>
    <w:rsid w:val="009746E0"/>
    <w:rsid w:val="00976C4F"/>
    <w:rsid w:val="00984C4A"/>
    <w:rsid w:val="00984EDE"/>
    <w:rsid w:val="00987C1B"/>
    <w:rsid w:val="009A02C0"/>
    <w:rsid w:val="009B3B88"/>
    <w:rsid w:val="009B64AB"/>
    <w:rsid w:val="009B6E8D"/>
    <w:rsid w:val="009E3B7B"/>
    <w:rsid w:val="009F560A"/>
    <w:rsid w:val="009F77CD"/>
    <w:rsid w:val="009F7B4C"/>
    <w:rsid w:val="00A02CE7"/>
    <w:rsid w:val="00A25ABD"/>
    <w:rsid w:val="00A2737B"/>
    <w:rsid w:val="00A315BF"/>
    <w:rsid w:val="00A5274B"/>
    <w:rsid w:val="00A56BF0"/>
    <w:rsid w:val="00A853AD"/>
    <w:rsid w:val="00A923B5"/>
    <w:rsid w:val="00A9736E"/>
    <w:rsid w:val="00AA761D"/>
    <w:rsid w:val="00AC138A"/>
    <w:rsid w:val="00AC5BE4"/>
    <w:rsid w:val="00AD0968"/>
    <w:rsid w:val="00AE0ECA"/>
    <w:rsid w:val="00B0071D"/>
    <w:rsid w:val="00B037D4"/>
    <w:rsid w:val="00B345F2"/>
    <w:rsid w:val="00B36389"/>
    <w:rsid w:val="00B37FE5"/>
    <w:rsid w:val="00B47185"/>
    <w:rsid w:val="00B60D0A"/>
    <w:rsid w:val="00B6165F"/>
    <w:rsid w:val="00B645A5"/>
    <w:rsid w:val="00B75508"/>
    <w:rsid w:val="00B77DFC"/>
    <w:rsid w:val="00B93A58"/>
    <w:rsid w:val="00B955E9"/>
    <w:rsid w:val="00BE44F1"/>
    <w:rsid w:val="00BF303D"/>
    <w:rsid w:val="00BF778A"/>
    <w:rsid w:val="00C01D26"/>
    <w:rsid w:val="00C1183F"/>
    <w:rsid w:val="00C16B74"/>
    <w:rsid w:val="00C32B3F"/>
    <w:rsid w:val="00C33C55"/>
    <w:rsid w:val="00C52DFA"/>
    <w:rsid w:val="00C6080B"/>
    <w:rsid w:val="00C72FA1"/>
    <w:rsid w:val="00C75DF3"/>
    <w:rsid w:val="00C8156D"/>
    <w:rsid w:val="00C8499A"/>
    <w:rsid w:val="00C914AD"/>
    <w:rsid w:val="00CB1073"/>
    <w:rsid w:val="00CC4582"/>
    <w:rsid w:val="00CD7409"/>
    <w:rsid w:val="00CE3CB1"/>
    <w:rsid w:val="00CF3B6D"/>
    <w:rsid w:val="00D073E4"/>
    <w:rsid w:val="00D10C3C"/>
    <w:rsid w:val="00D130E0"/>
    <w:rsid w:val="00D31258"/>
    <w:rsid w:val="00D35398"/>
    <w:rsid w:val="00D36D72"/>
    <w:rsid w:val="00D51B90"/>
    <w:rsid w:val="00D5554C"/>
    <w:rsid w:val="00D56AA7"/>
    <w:rsid w:val="00D75A95"/>
    <w:rsid w:val="00D94389"/>
    <w:rsid w:val="00DB0D64"/>
    <w:rsid w:val="00DB7B8C"/>
    <w:rsid w:val="00DC4D95"/>
    <w:rsid w:val="00DD1FAB"/>
    <w:rsid w:val="00DE4FD9"/>
    <w:rsid w:val="00DE5398"/>
    <w:rsid w:val="00DE6F3F"/>
    <w:rsid w:val="00DF7A5F"/>
    <w:rsid w:val="00E05907"/>
    <w:rsid w:val="00E06A4B"/>
    <w:rsid w:val="00E104DF"/>
    <w:rsid w:val="00E25CEB"/>
    <w:rsid w:val="00E2691A"/>
    <w:rsid w:val="00E26CC2"/>
    <w:rsid w:val="00E27AAC"/>
    <w:rsid w:val="00E456EC"/>
    <w:rsid w:val="00E46543"/>
    <w:rsid w:val="00E562B8"/>
    <w:rsid w:val="00E90C16"/>
    <w:rsid w:val="00E933BD"/>
    <w:rsid w:val="00E977DD"/>
    <w:rsid w:val="00EA0780"/>
    <w:rsid w:val="00EA7006"/>
    <w:rsid w:val="00EB1B94"/>
    <w:rsid w:val="00EC5EDF"/>
    <w:rsid w:val="00ED5046"/>
    <w:rsid w:val="00EE2EB9"/>
    <w:rsid w:val="00EF7613"/>
    <w:rsid w:val="00F051D8"/>
    <w:rsid w:val="00F134C6"/>
    <w:rsid w:val="00F13F14"/>
    <w:rsid w:val="00F165DE"/>
    <w:rsid w:val="00F268FF"/>
    <w:rsid w:val="00F271F4"/>
    <w:rsid w:val="00F35C05"/>
    <w:rsid w:val="00F37396"/>
    <w:rsid w:val="00F40A9E"/>
    <w:rsid w:val="00F46335"/>
    <w:rsid w:val="00F675DC"/>
    <w:rsid w:val="00F704A0"/>
    <w:rsid w:val="00F80715"/>
    <w:rsid w:val="00F83D0B"/>
    <w:rsid w:val="00F97395"/>
    <w:rsid w:val="00FA1816"/>
    <w:rsid w:val="00FB4CD8"/>
    <w:rsid w:val="00FC0DBF"/>
    <w:rsid w:val="00FC35F0"/>
    <w:rsid w:val="00FF1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F79E5"/>
  <w15:docId w15:val="{E9A755E9-7A7B-4AF6-BE8A-DCA6C87FC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E7E59"/>
    <w:pPr>
      <w:spacing w:after="240" w:line="276" w:lineRule="auto"/>
      <w:jc w:val="both"/>
    </w:pPr>
    <w:rPr>
      <w:rFonts w:ascii="Times New Roman" w:hAnsi="Times New Roman" w:cs="Times New Roman"/>
      <w:sz w:val="24"/>
      <w:lang w:val="en-GB"/>
    </w:rPr>
  </w:style>
  <w:style w:type="paragraph" w:styleId="Nadpis1">
    <w:name w:val="heading 1"/>
    <w:basedOn w:val="Normln"/>
    <w:next w:val="Normln"/>
    <w:link w:val="Nadpis1Char"/>
    <w:uiPriority w:val="9"/>
    <w:qFormat/>
    <w:rsid w:val="001152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DA60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ZpatChar">
    <w:name w:val="Zápatí Char"/>
    <w:basedOn w:val="Standardnpsmoodstavce"/>
    <w:link w:val="Zpat"/>
    <w:uiPriority w:val="99"/>
    <w:qFormat/>
    <w:rsid w:val="002E7E59"/>
    <w:rPr>
      <w:rFonts w:ascii="Calibri" w:eastAsia="Calibri" w:hAnsi="Calibri" w:cs="Times New Roman"/>
      <w:sz w:val="20"/>
      <w:szCs w:val="20"/>
      <w:lang w:val="en-GB"/>
    </w:rPr>
  </w:style>
  <w:style w:type="character" w:customStyle="1" w:styleId="Jakonadpis3Char">
    <w:name w:val="Jako nadpis 3 Char"/>
    <w:link w:val="Jakonadpis3"/>
    <w:qFormat/>
    <w:rsid w:val="00C734BD"/>
    <w:rPr>
      <w:rFonts w:ascii="Cambria" w:eastAsia="Yu Gothic Light" w:hAnsi="Cambria" w:cs="Times New Roman"/>
      <w:color w:val="6EC6FF"/>
      <w:sz w:val="38"/>
      <w:szCs w:val="24"/>
    </w:rPr>
  </w:style>
  <w:style w:type="character" w:customStyle="1" w:styleId="ZhlavChar">
    <w:name w:val="Záhlaví Char"/>
    <w:basedOn w:val="Standardnpsmoodstavce"/>
    <w:link w:val="Zhlav"/>
    <w:uiPriority w:val="99"/>
    <w:qFormat/>
    <w:rsid w:val="001B1127"/>
    <w:rPr>
      <w:rFonts w:ascii="Times New Roman" w:eastAsia="Calibri" w:hAnsi="Times New Roman" w:cs="Times New Roman"/>
      <w:sz w:val="24"/>
      <w:lang w:val="en-GB"/>
    </w:rPr>
  </w:style>
  <w:style w:type="character" w:customStyle="1" w:styleId="NzevChar">
    <w:name w:val="Název Char"/>
    <w:basedOn w:val="Standardnpsmoodstavce"/>
    <w:link w:val="Nzev"/>
    <w:uiPriority w:val="10"/>
    <w:qFormat/>
    <w:rsid w:val="001B1127"/>
    <w:rPr>
      <w:rFonts w:asciiTheme="majorHAnsi" w:eastAsiaTheme="majorEastAsia" w:hAnsiTheme="majorHAnsi" w:cstheme="majorBidi"/>
      <w:spacing w:val="-10"/>
      <w:kern w:val="2"/>
      <w:sz w:val="56"/>
      <w:szCs w:val="56"/>
      <w:lang w:val="en-GB"/>
    </w:rPr>
  </w:style>
  <w:style w:type="character" w:customStyle="1" w:styleId="Nadpis1Char">
    <w:name w:val="Nadpis 1 Char"/>
    <w:basedOn w:val="Standardnpsmoodstavce"/>
    <w:link w:val="Nadpis1"/>
    <w:uiPriority w:val="9"/>
    <w:qFormat/>
    <w:rsid w:val="0011529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Nadpis2Char">
    <w:name w:val="Nadpis 2 Char"/>
    <w:basedOn w:val="Standardnpsmoodstavce"/>
    <w:link w:val="Nadpis2"/>
    <w:uiPriority w:val="9"/>
    <w:qFormat/>
    <w:rsid w:val="00DA60C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character" w:customStyle="1" w:styleId="Internetovodkaz">
    <w:name w:val="Internetový odkaz"/>
    <w:basedOn w:val="Standardnpsmoodstavce"/>
    <w:uiPriority w:val="99"/>
    <w:unhideWhenUsed/>
    <w:rsid w:val="00DA60CB"/>
    <w:rPr>
      <w:color w:val="0563C1" w:themeColor="hyperlink"/>
      <w:u w:val="single"/>
    </w:rPr>
  </w:style>
  <w:style w:type="character" w:customStyle="1" w:styleId="Odkaznarejstk">
    <w:name w:val="Odkaz na rejstřík"/>
    <w:qFormat/>
  </w:style>
  <w:style w:type="paragraph" w:customStyle="1" w:styleId="Nadpis">
    <w:name w:val="Nadpis"/>
    <w:basedOn w:val="Normln"/>
    <w:next w:val="Zkladn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Zkladntext">
    <w:name w:val="Body Text"/>
    <w:basedOn w:val="Normln"/>
    <w:pPr>
      <w:spacing w:after="140"/>
    </w:pPr>
  </w:style>
  <w:style w:type="paragraph" w:styleId="Seznam">
    <w:name w:val="List"/>
    <w:basedOn w:val="Zkladntext"/>
    <w:rPr>
      <w:rFonts w:cs="Arial"/>
    </w:rPr>
  </w:style>
  <w:style w:type="paragraph" w:styleId="Titulek">
    <w:name w:val="caption"/>
    <w:basedOn w:val="Normln"/>
    <w:next w:val="Normln"/>
    <w:uiPriority w:val="35"/>
    <w:unhideWhenUsed/>
    <w:qFormat/>
    <w:rsid w:val="00881E6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Rejstk">
    <w:name w:val="Rejstřík"/>
    <w:basedOn w:val="Normln"/>
    <w:qFormat/>
    <w:pPr>
      <w:suppressLineNumbers/>
    </w:pPr>
    <w:rPr>
      <w:rFonts w:cs="Arial"/>
    </w:rPr>
  </w:style>
  <w:style w:type="paragraph" w:customStyle="1" w:styleId="Default">
    <w:name w:val="Default"/>
    <w:uiPriority w:val="99"/>
    <w:qFormat/>
    <w:rsid w:val="002E7E59"/>
    <w:rPr>
      <w:rFonts w:ascii="Times New Roman" w:eastAsia="Calibri" w:hAnsi="Times New Roman" w:cs="Times New Roman"/>
      <w:color w:val="000000"/>
      <w:sz w:val="24"/>
      <w:szCs w:val="24"/>
      <w:lang w:val="en-GB"/>
    </w:rPr>
  </w:style>
  <w:style w:type="paragraph" w:customStyle="1" w:styleId="Zhlavazpat">
    <w:name w:val="Záhlaví a zápatí"/>
    <w:basedOn w:val="Normln"/>
    <w:qFormat/>
  </w:style>
  <w:style w:type="paragraph" w:styleId="Zpat">
    <w:name w:val="footer"/>
    <w:basedOn w:val="Normln"/>
    <w:link w:val="ZpatChar"/>
    <w:uiPriority w:val="99"/>
    <w:rsid w:val="002E7E59"/>
    <w:pPr>
      <w:tabs>
        <w:tab w:val="center" w:pos="4536"/>
        <w:tab w:val="right" w:pos="9072"/>
      </w:tabs>
      <w:spacing w:after="0" w:line="240" w:lineRule="auto"/>
    </w:pPr>
    <w:rPr>
      <w:rFonts w:ascii="Calibri" w:hAnsi="Calibri"/>
      <w:sz w:val="20"/>
      <w:szCs w:val="20"/>
    </w:rPr>
  </w:style>
  <w:style w:type="paragraph" w:customStyle="1" w:styleId="Jakonadpis3">
    <w:name w:val="Jako nadpis 3"/>
    <w:basedOn w:val="Normln"/>
    <w:link w:val="Jakonadpis3Char"/>
    <w:qFormat/>
    <w:rsid w:val="00C734BD"/>
    <w:pPr>
      <w:spacing w:line="288" w:lineRule="auto"/>
      <w:ind w:left="540" w:hanging="540"/>
    </w:pPr>
    <w:rPr>
      <w:rFonts w:ascii="Cambria" w:eastAsia="Yu Gothic Light" w:hAnsi="Cambria"/>
      <w:color w:val="6EC6FF"/>
      <w:sz w:val="38"/>
      <w:szCs w:val="24"/>
      <w:lang w:val="cs-CZ"/>
    </w:rPr>
  </w:style>
  <w:style w:type="paragraph" w:styleId="Odstavecseseznamem">
    <w:name w:val="List Paragraph"/>
    <w:basedOn w:val="Normln"/>
    <w:uiPriority w:val="34"/>
    <w:qFormat/>
    <w:rsid w:val="00E90DD2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1B1127"/>
    <w:pPr>
      <w:tabs>
        <w:tab w:val="center" w:pos="4536"/>
        <w:tab w:val="right" w:pos="9072"/>
      </w:tabs>
      <w:spacing w:after="0" w:line="240" w:lineRule="auto"/>
    </w:pPr>
  </w:style>
  <w:style w:type="paragraph" w:styleId="Nzev">
    <w:name w:val="Title"/>
    <w:basedOn w:val="Normln"/>
    <w:next w:val="Normln"/>
    <w:link w:val="NzevChar"/>
    <w:uiPriority w:val="10"/>
    <w:qFormat/>
    <w:rsid w:val="001B112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Nadpisobsahu">
    <w:name w:val="TOC Heading"/>
    <w:basedOn w:val="Nadpis1"/>
    <w:next w:val="Normln"/>
    <w:uiPriority w:val="39"/>
    <w:unhideWhenUsed/>
    <w:qFormat/>
    <w:rsid w:val="00DA60CB"/>
    <w:pPr>
      <w:spacing w:line="259" w:lineRule="auto"/>
      <w:jc w:val="left"/>
    </w:pPr>
    <w:rPr>
      <w:lang w:val="cs-CZ" w:eastAsia="cs-CZ"/>
    </w:rPr>
  </w:style>
  <w:style w:type="paragraph" w:styleId="Obsah1">
    <w:name w:val="toc 1"/>
    <w:basedOn w:val="Normln"/>
    <w:next w:val="Normln"/>
    <w:autoRedefine/>
    <w:uiPriority w:val="39"/>
    <w:unhideWhenUsed/>
    <w:rsid w:val="00DA60CB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DA60CB"/>
    <w:pPr>
      <w:spacing w:after="100"/>
      <w:ind w:left="240"/>
    </w:pPr>
  </w:style>
  <w:style w:type="character" w:styleId="Odkaznakoment">
    <w:name w:val="annotation reference"/>
    <w:basedOn w:val="Standardnpsmoodstavce"/>
    <w:uiPriority w:val="99"/>
    <w:semiHidden/>
    <w:unhideWhenUsed/>
    <w:rsid w:val="00416594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416594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416594"/>
    <w:rPr>
      <w:rFonts w:ascii="Times New Roman" w:hAnsi="Times New Roman" w:cs="Times New Roman"/>
      <w:sz w:val="20"/>
      <w:szCs w:val="20"/>
      <w:lang w:val="en-GB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416594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416594"/>
    <w:rPr>
      <w:rFonts w:ascii="Times New Roman" w:hAnsi="Times New Roman" w:cs="Times New Roman"/>
      <w:b/>
      <w:bCs/>
      <w:sz w:val="20"/>
      <w:szCs w:val="20"/>
      <w:lang w:val="en-GB"/>
    </w:rPr>
  </w:style>
  <w:style w:type="paragraph" w:styleId="Bibliografie">
    <w:name w:val="Bibliography"/>
    <w:basedOn w:val="Normln"/>
    <w:next w:val="Normln"/>
    <w:uiPriority w:val="37"/>
    <w:unhideWhenUsed/>
    <w:rsid w:val="00EA7006"/>
  </w:style>
  <w:style w:type="character" w:styleId="Hypertextovodkaz">
    <w:name w:val="Hyperlink"/>
    <w:basedOn w:val="Standardnpsmoodstavce"/>
    <w:uiPriority w:val="99"/>
    <w:unhideWhenUsed/>
    <w:rsid w:val="0033753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6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4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microsoft.com/office/2011/relationships/people" Target="people.xml"/><Relationship Id="rId7" Type="http://schemas.openxmlformats.org/officeDocument/2006/relationships/comments" Target="comment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microsoft.com/office/2018/08/relationships/commentsExtensible" Target="commentsExtensible.xm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mat21</b:Tag>
    <b:SourceType>InternetSite</b:SourceType>
    <b:Guid>{D820B088-B54A-429E-BED0-D172F1680509}</b:Guid>
    <b:Title>matter.js</b:Title>
    <b:Year>2021</b:Year>
    <b:Month>01</b:Month>
    <b:Day>26</b:Day>
    <b:URL>https://brm.io/matter-js/</b:URL>
    <b:RefOrder>2</b:RefOrder>
  </b:Source>
  <b:Source>
    <b:Tag>D3j</b:Tag>
    <b:SourceType>InternetSite</b:SourceType>
    <b:Guid>{6FF884D9-BC60-46B7-989A-49F8B5D60FC1}</b:Guid>
    <b:Title>D3.js draw</b:Title>
    <b:URL>https://gist.github.com/RiseupDev/b07f7ccc1c499efc24e9</b:URL>
    <b:RefOrder>5</b:RefOrder>
  </b:Source>
  <b:Source>
    <b:Tag>Wor</b:Tag>
    <b:SourceType>InternetSite</b:SourceType>
    <b:Guid>{969A31A2-669B-4EE1-BC3A-6B3D16F8FD95}</b:Guid>
    <b:Title>Worms (series) - Wikipedia</b:Title>
    <b:URL>https://en.wikipedia.org/wiki/Worms_(series)</b:URL>
    <b:RefOrder>1</b:RefOrder>
  </b:Source>
  <b:Source>
    <b:Tag>Per</b:Tag>
    <b:SourceType>InternetSite</b:SourceType>
    <b:Guid>{72671E53-57CD-40E7-BB99-040C1A679F28}</b:Guid>
    <b:Title>Perlinův šum - Wikipedia</b:Title>
    <b:URL>https://cs.wikipedia.org/wiki/Perlin%C5%AFv_%C5%A1um</b:URL>
    <b:RefOrder>4</b:RefOrder>
  </b:Source>
  <b:Source>
    <b:Tag>Por</b:Tag>
    <b:SourceType>InternetSite</b:SourceType>
    <b:Guid>{4EDA79F6-BCA6-4A6B-92CD-D132FA6E4B94}</b:Guid>
    <b:Title>Porovnání Matter js</b:Title>
    <b:URL>https://www.reddit.com/r/javascript/comments/d40odd/askjs_best_js_physics_library_for_2019/</b:URL>
    <b:RefOrder>3</b:RefOrder>
  </b:Source>
  <b:Source>
    <b:Tag>Vzo</b:Tag>
    <b:SourceType>InternetSite</b:SourceType>
    <b:Guid>{FB2ED3F3-F05B-4057-8270-DEB8452040AE}</b:Guid>
    <b:Title>Vzorec pro kruh</b:Title>
    <b:URL>https://math.stackexchange.com/questions/198764/how-to-know-if-a-point-is-inside-a-circle</b:URL>
    <b:RefOrder>6</b:RefOrder>
  </b:Source>
</b:Sources>
</file>

<file path=customXml/itemProps1.xml><?xml version="1.0" encoding="utf-8"?>
<ds:datastoreItem xmlns:ds="http://schemas.openxmlformats.org/officeDocument/2006/customXml" ds:itemID="{C7EA4822-E210-4A73-A30E-A0677CB18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15</Pages>
  <Words>3325</Words>
  <Characters>19622</Characters>
  <Application>Microsoft Office Word</Application>
  <DocSecurity>0</DocSecurity>
  <Lines>163</Lines>
  <Paragraphs>45</Paragraphs>
  <ScaleCrop>false</ScaleCrop>
  <Company/>
  <LinksUpToDate>false</LinksUpToDate>
  <CharactersWithSpaces>22902</CharactersWithSpaces>
  <SharedDoc>false</SharedDoc>
  <HLinks>
    <vt:vector size="90" baseType="variant">
      <vt:variant>
        <vt:i4>1835063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_Toc61187173</vt:lpwstr>
      </vt:variant>
      <vt:variant>
        <vt:i4>1900599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_Toc61187172</vt:lpwstr>
      </vt:variant>
      <vt:variant>
        <vt:i4>1966135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_Toc61187171</vt:lpwstr>
      </vt:variant>
      <vt:variant>
        <vt:i4>2031671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_Toc61187170</vt:lpwstr>
      </vt:variant>
      <vt:variant>
        <vt:i4>1441846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_Toc61187169</vt:lpwstr>
      </vt:variant>
      <vt:variant>
        <vt:i4>1507382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_Toc61187168</vt:lpwstr>
      </vt:variant>
      <vt:variant>
        <vt:i4>1572918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_Toc61187167</vt:lpwstr>
      </vt:variant>
      <vt:variant>
        <vt:i4>1638454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_Toc61187166</vt:lpwstr>
      </vt:variant>
      <vt:variant>
        <vt:i4>1703990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_Toc61187165</vt:lpwstr>
      </vt:variant>
      <vt:variant>
        <vt:i4>1769526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_Toc61187164</vt:lpwstr>
      </vt:variant>
      <vt:variant>
        <vt:i4>1835062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_Toc61187163</vt:lpwstr>
      </vt:variant>
      <vt:variant>
        <vt:i4>1900598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_Toc61187162</vt:lpwstr>
      </vt:variant>
      <vt:variant>
        <vt:i4>1966134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_Toc61187161</vt:lpwstr>
      </vt:variant>
      <vt:variant>
        <vt:i4>2031670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_Toc61187160</vt:lpwstr>
      </vt:variant>
      <vt:variant>
        <vt:i4>1441845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_Toc61187159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Habas Jan</dc:creator>
  <cp:keywords/>
  <dc:description/>
  <cp:lastModifiedBy>Habas Jan</cp:lastModifiedBy>
  <cp:revision>328</cp:revision>
  <dcterms:created xsi:type="dcterms:W3CDTF">2020-12-17T10:43:00Z</dcterms:created>
  <dcterms:modified xsi:type="dcterms:W3CDTF">2021-02-07T17:04:00Z</dcterms:modified>
  <dc:language>cs-CZ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